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6D8A" w14:textId="77777777" w:rsidR="00C948F2" w:rsidRDefault="00C948F2"/>
    <w:p w14:paraId="26BA9524" w14:textId="59C7A00B" w:rsidR="00C948F2" w:rsidRPr="00C948F2" w:rsidRDefault="00C948F2" w:rsidP="00C948F2">
      <w:pPr>
        <w:rPr>
          <w:lang w:val="en-US"/>
        </w:rPr>
      </w:pPr>
      <w:r>
        <w:rPr>
          <w:lang w:val="en-US"/>
        </w:rPr>
        <w:t>1-</w:t>
      </w:r>
      <w:r w:rsidRPr="00C948F2">
        <w:rPr>
          <w:lang w:val="en-US"/>
        </w:rPr>
        <w:t xml:space="preserve">also mention here what is </w:t>
      </w:r>
      <w:proofErr w:type="spellStart"/>
      <w:r w:rsidRPr="00C948F2">
        <w:rPr>
          <w:lang w:val="en-US"/>
        </w:rPr>
        <w:t>GDSC1</w:t>
      </w:r>
      <w:proofErr w:type="spellEnd"/>
      <w:r w:rsidRPr="00C948F2">
        <w:rPr>
          <w:lang w:val="en-US"/>
        </w:rPr>
        <w:t xml:space="preserve"> and </w:t>
      </w:r>
      <w:proofErr w:type="spellStart"/>
      <w:r w:rsidRPr="00C948F2">
        <w:rPr>
          <w:lang w:val="en-US"/>
        </w:rPr>
        <w:t>GDSC2</w:t>
      </w:r>
      <w:proofErr w:type="spellEnd"/>
    </w:p>
    <w:p w14:paraId="5B028C54" w14:textId="77777777" w:rsidR="00C948F2" w:rsidRDefault="00C948F2"/>
    <w:p w14:paraId="0B27509F" w14:textId="582D4024" w:rsidR="00D901B1" w:rsidRDefault="00C948F2"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of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 </w:t>
      </w:r>
      <w:proofErr w:type="spellStart"/>
      <w:r>
        <w:t>Cancer</w:t>
      </w:r>
      <w:proofErr w:type="spellEnd"/>
      <w:r>
        <w:t xml:space="preserve"> (</w:t>
      </w:r>
      <w:proofErr w:type="spellStart"/>
      <w:r>
        <w:t>GDSC</w:t>
      </w:r>
      <w:proofErr w:type="spellEnd"/>
      <w:r>
        <w:t xml:space="preserve">) </w:t>
      </w:r>
      <w:proofErr w:type="spellStart"/>
      <w:r>
        <w:t>project</w:t>
      </w:r>
      <w:proofErr w:type="spellEnd"/>
      <w:r>
        <w:t xml:space="preserve"> has </w:t>
      </w:r>
      <w:proofErr w:type="spellStart"/>
      <w:r>
        <w:t>screened</w:t>
      </w:r>
      <w:proofErr w:type="spellEnd"/>
      <w:r>
        <w:t xml:space="preserve"> ~1000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624 </w:t>
      </w:r>
      <w:proofErr w:type="spellStart"/>
      <w:r>
        <w:t>compounds</w:t>
      </w:r>
      <w:proofErr w:type="spellEnd"/>
      <w:r>
        <w:t>,</w:t>
      </w:r>
    </w:p>
    <w:p w14:paraId="1112D701" w14:textId="77777777" w:rsidR="00C948F2" w:rsidRDefault="00C948F2"/>
    <w:p w14:paraId="0ED341F5" w14:textId="77777777" w:rsidR="00C948F2" w:rsidRDefault="00C948F2"/>
    <w:p w14:paraId="23DF54B7" w14:textId="57EEEBEE" w:rsidR="00C948F2" w:rsidRPr="00C948F2" w:rsidRDefault="00C948F2" w:rsidP="00C948F2">
      <w:pPr>
        <w:rPr>
          <w:lang w:val="en-US"/>
        </w:rPr>
      </w:pPr>
      <w:r>
        <w:t>2-</w:t>
      </w:r>
      <w:r w:rsidRPr="00C948F2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C948F2">
        <w:t>We</w:t>
      </w:r>
      <w:proofErr w:type="spellEnd"/>
      <w:r w:rsidRPr="00C948F2">
        <w:t xml:space="preserve"> </w:t>
      </w:r>
      <w:proofErr w:type="spellStart"/>
      <w:r w:rsidRPr="00C948F2">
        <w:t>have</w:t>
      </w:r>
      <w:proofErr w:type="spellEnd"/>
      <w:r w:rsidRPr="00C948F2">
        <w:t xml:space="preserve"> </w:t>
      </w:r>
      <w:proofErr w:type="spellStart"/>
      <w:r w:rsidRPr="00C948F2">
        <w:t>more</w:t>
      </w:r>
      <w:proofErr w:type="spellEnd"/>
      <w:r w:rsidRPr="00C948F2">
        <w:t xml:space="preserve"> </w:t>
      </w:r>
      <w:proofErr w:type="spellStart"/>
      <w:r w:rsidRPr="00C948F2">
        <w:t>than</w:t>
      </w:r>
      <w:proofErr w:type="spellEnd"/>
      <w:r w:rsidRPr="00C948F2">
        <w:t xml:space="preserve"> 48000 </w:t>
      </w:r>
      <w:proofErr w:type="spellStart"/>
      <w:r w:rsidRPr="00C948F2">
        <w:t>compounds</w:t>
      </w:r>
      <w:proofErr w:type="spellEnd"/>
      <w:r w:rsidRPr="00C948F2">
        <w:t xml:space="preserve"> </w:t>
      </w:r>
      <w:proofErr w:type="spellStart"/>
      <w:r w:rsidRPr="00C948F2">
        <w:t>from</w:t>
      </w:r>
      <w:proofErr w:type="spellEnd"/>
      <w:r w:rsidRPr="00C948F2">
        <w:t xml:space="preserve"> </w:t>
      </w:r>
      <w:proofErr w:type="spellStart"/>
      <w:r w:rsidRPr="00C948F2">
        <w:t>NCI</w:t>
      </w:r>
      <w:proofErr w:type="spellEnd"/>
      <w:r w:rsidRPr="00C948F2">
        <w:t xml:space="preserve">-60 in </w:t>
      </w:r>
      <w:proofErr w:type="spellStart"/>
      <w:r w:rsidRPr="00C948F2">
        <w:t>pharmacoprofiler</w:t>
      </w:r>
      <w:proofErr w:type="spellEnd"/>
      <w:r>
        <w:t xml:space="preserve">. </w:t>
      </w:r>
      <w:r w:rsidRPr="00C948F2">
        <w:rPr>
          <w:lang w:val="en-US"/>
        </w:rPr>
        <w:t xml:space="preserve">I just put the ones passed quality control according to dataset metadata in </w:t>
      </w:r>
      <w:hyperlink r:id="rId5" w:history="1">
        <w:r w:rsidRPr="002E45B9">
          <w:rPr>
            <w:rStyle w:val="Hyperlink"/>
            <w:lang w:val="en-US"/>
          </w:rPr>
          <w:t>https://discover.nci.nih.gov/cellminer/datasets.do</w:t>
        </w:r>
      </w:hyperlink>
      <w:r>
        <w:rPr>
          <w:lang w:val="en-US"/>
        </w:rPr>
        <w:br/>
      </w:r>
      <w:proofErr w:type="spellStart"/>
      <w:r w:rsidRPr="00C948F2">
        <w:t>So</w:t>
      </w:r>
      <w:proofErr w:type="spellEnd"/>
      <w:r w:rsidRPr="00C948F2">
        <w:t xml:space="preserve"> </w:t>
      </w:r>
      <w:proofErr w:type="spellStart"/>
      <w:r w:rsidRPr="00C948F2">
        <w:t>then</w:t>
      </w:r>
      <w:proofErr w:type="spellEnd"/>
      <w:r w:rsidRPr="00C948F2">
        <w:t xml:space="preserve"> </w:t>
      </w:r>
      <w:proofErr w:type="spellStart"/>
      <w:r w:rsidRPr="00C948F2">
        <w:t>specifically</w:t>
      </w:r>
      <w:proofErr w:type="spellEnd"/>
      <w:r w:rsidRPr="00C948F2">
        <w:t xml:space="preserve"> </w:t>
      </w:r>
      <w:proofErr w:type="spellStart"/>
      <w:r w:rsidRPr="00C948F2">
        <w:t>mention</w:t>
      </w:r>
      <w:proofErr w:type="spellEnd"/>
      <w:r w:rsidRPr="00C948F2">
        <w:t xml:space="preserve"> </w:t>
      </w:r>
      <w:proofErr w:type="spellStart"/>
      <w:r w:rsidRPr="00C948F2">
        <w:t>that</w:t>
      </w:r>
      <w:proofErr w:type="spellEnd"/>
      <w:r w:rsidRPr="00C948F2">
        <w:t xml:space="preserve"> </w:t>
      </w:r>
      <w:proofErr w:type="spellStart"/>
      <w:r w:rsidRPr="00C948F2">
        <w:t>NCI</w:t>
      </w:r>
      <w:proofErr w:type="spellEnd"/>
      <w:r w:rsidRPr="00C948F2">
        <w:t xml:space="preserve">-60 </w:t>
      </w:r>
      <w:proofErr w:type="spellStart"/>
      <w:r w:rsidRPr="00C948F2">
        <w:t>originally</w:t>
      </w:r>
      <w:proofErr w:type="spellEnd"/>
      <w:r w:rsidRPr="00C948F2">
        <w:t xml:space="preserve"> </w:t>
      </w:r>
      <w:proofErr w:type="spellStart"/>
      <w:r w:rsidRPr="00C948F2">
        <w:t>have</w:t>
      </w:r>
      <w:proofErr w:type="spellEnd"/>
      <w:r w:rsidRPr="00C948F2">
        <w:t xml:space="preserve"> 48000 but </w:t>
      </w:r>
      <w:proofErr w:type="spellStart"/>
      <w:r w:rsidRPr="00C948F2">
        <w:t>only</w:t>
      </w:r>
      <w:proofErr w:type="spellEnd"/>
      <w:r w:rsidRPr="00C948F2">
        <w:t xml:space="preserve"> 20,000 </w:t>
      </w:r>
      <w:proofErr w:type="spellStart"/>
      <w:r w:rsidRPr="00C948F2">
        <w:t>fullfill</w:t>
      </w:r>
      <w:proofErr w:type="spellEnd"/>
      <w:r w:rsidRPr="00C948F2">
        <w:t xml:space="preserve"> </w:t>
      </w:r>
      <w:proofErr w:type="spellStart"/>
      <w:r w:rsidRPr="00C948F2">
        <w:t>the</w:t>
      </w:r>
      <w:proofErr w:type="spellEnd"/>
      <w:r w:rsidRPr="00C948F2">
        <w:t xml:space="preserve"> </w:t>
      </w:r>
      <w:proofErr w:type="spellStart"/>
      <w:r w:rsidRPr="00C948F2">
        <w:t>criteria</w:t>
      </w:r>
      <w:proofErr w:type="spellEnd"/>
      <w:r w:rsidRPr="00C948F2">
        <w:t xml:space="preserve"> X [</w:t>
      </w:r>
      <w:proofErr w:type="spellStart"/>
      <w:r w:rsidRPr="00C948F2">
        <w:t>citation</w:t>
      </w:r>
      <w:proofErr w:type="spellEnd"/>
      <w:r w:rsidRPr="00C948F2">
        <w:t>]</w:t>
      </w:r>
    </w:p>
    <w:p w14:paraId="54C25903" w14:textId="49C1A6CE" w:rsidR="00C948F2" w:rsidRDefault="00C948F2">
      <w:r>
        <w:t xml:space="preserve"> </w:t>
      </w:r>
    </w:p>
    <w:p w14:paraId="6A341C2A" w14:textId="6C2975A9" w:rsidR="00C948F2" w:rsidRDefault="00C948F2">
      <w:proofErr w:type="spellStart"/>
      <w:r>
        <w:t>The</w:t>
      </w:r>
      <w:proofErr w:type="spellEnd"/>
      <w:r>
        <w:t xml:space="preserve"> </w:t>
      </w:r>
      <w:proofErr w:type="spellStart"/>
      <w:r>
        <w:t>NCI</w:t>
      </w:r>
      <w:proofErr w:type="spellEnd"/>
      <w:r>
        <w:t xml:space="preserve">-60 panel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commentRangeStart w:id="0"/>
      <w:commentRangeStart w:id="1"/>
      <w:r>
        <w:t>20,000</w:t>
      </w:r>
      <w:commentRangeEnd w:id="0"/>
      <w:r>
        <w:commentReference w:id="0"/>
      </w:r>
      <w:commentRangeEnd w:id="1"/>
      <w:r>
        <w:commentReference w:id="1"/>
      </w:r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60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lines</w:t>
      </w:r>
      <w:proofErr w:type="spellEnd"/>
      <w:r>
        <w:t>,</w:t>
      </w:r>
    </w:p>
    <w:p w14:paraId="5F42F421" w14:textId="77777777" w:rsidR="00C948F2" w:rsidRDefault="00C948F2"/>
    <w:p w14:paraId="5F82AFBF" w14:textId="5307D1A7" w:rsidR="00C948F2" w:rsidRDefault="00C948F2">
      <w:r>
        <w:t>3-</w:t>
      </w:r>
      <w:r w:rsidRPr="00C948F2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C948F2">
        <w:t>Add</w:t>
      </w:r>
      <w:proofErr w:type="spellEnd"/>
      <w:r w:rsidRPr="00C948F2">
        <w:t xml:space="preserve"> </w:t>
      </w:r>
      <w:proofErr w:type="spellStart"/>
      <w:r w:rsidRPr="00C948F2">
        <w:t>atleast</w:t>
      </w:r>
      <w:proofErr w:type="spellEnd"/>
      <w:r w:rsidRPr="00C948F2">
        <w:t xml:space="preserve"> 1-2 </w:t>
      </w:r>
      <w:proofErr w:type="spellStart"/>
      <w:r w:rsidRPr="00C948F2">
        <w:t>sentences</w:t>
      </w:r>
      <w:proofErr w:type="spellEnd"/>
      <w:r w:rsidRPr="00C948F2">
        <w:t xml:space="preserve"> on </w:t>
      </w:r>
      <w:proofErr w:type="spellStart"/>
      <w:r w:rsidRPr="00C948F2">
        <w:t>these</w:t>
      </w:r>
      <w:proofErr w:type="spellEnd"/>
      <w:r w:rsidRPr="00C948F2">
        <w:t xml:space="preserve"> 4 </w:t>
      </w:r>
      <w:proofErr w:type="spellStart"/>
      <w:r w:rsidRPr="00C948F2">
        <w:t>DBs</w:t>
      </w:r>
      <w:proofErr w:type="spellEnd"/>
      <w:r w:rsidRPr="00C948F2">
        <w:t xml:space="preserve"> on how </w:t>
      </w:r>
      <w:proofErr w:type="spellStart"/>
      <w:r w:rsidRPr="00C948F2">
        <w:t>these</w:t>
      </w:r>
      <w:proofErr w:type="spellEnd"/>
      <w:r w:rsidRPr="00C948F2">
        <w:t xml:space="preserve"> </w:t>
      </w:r>
      <w:proofErr w:type="spellStart"/>
      <w:r w:rsidRPr="00C948F2">
        <w:t>DBs</w:t>
      </w:r>
      <w:proofErr w:type="spellEnd"/>
      <w:r w:rsidRPr="00C948F2">
        <w:t xml:space="preserve"> </w:t>
      </w:r>
      <w:proofErr w:type="spellStart"/>
      <w:r w:rsidRPr="00C948F2">
        <w:t>have</w:t>
      </w:r>
      <w:proofErr w:type="spellEnd"/>
      <w:r w:rsidRPr="00C948F2">
        <w:t xml:space="preserve"> </w:t>
      </w:r>
      <w:proofErr w:type="spellStart"/>
      <w:r w:rsidRPr="00C948F2">
        <w:t>actually</w:t>
      </w:r>
      <w:proofErr w:type="spellEnd"/>
      <w:r w:rsidRPr="00C948F2">
        <w:t xml:space="preserve"> </w:t>
      </w:r>
      <w:proofErr w:type="spellStart"/>
      <w:r w:rsidRPr="00C948F2">
        <w:t>tackled</w:t>
      </w:r>
      <w:proofErr w:type="spellEnd"/>
      <w:r w:rsidRPr="00C948F2">
        <w:t xml:space="preserve"> </w:t>
      </w:r>
      <w:proofErr w:type="spellStart"/>
      <w:r w:rsidRPr="00C948F2">
        <w:t>integration</w:t>
      </w:r>
      <w:proofErr w:type="spellEnd"/>
      <w:r w:rsidRPr="00C948F2">
        <w:t xml:space="preserve"> </w:t>
      </w:r>
      <w:proofErr w:type="spellStart"/>
      <w:r w:rsidRPr="00C948F2">
        <w:t>challenges</w:t>
      </w:r>
      <w:proofErr w:type="spellEnd"/>
      <w:r w:rsidRPr="00C948F2">
        <w:t xml:space="preserve"> </w:t>
      </w:r>
      <w:proofErr w:type="spellStart"/>
      <w:r w:rsidRPr="00C948F2">
        <w:t>with</w:t>
      </w:r>
      <w:proofErr w:type="spellEnd"/>
      <w:r w:rsidRPr="00C948F2">
        <w:t xml:space="preserve"> </w:t>
      </w:r>
      <w:proofErr w:type="spellStart"/>
      <w:r w:rsidRPr="00C948F2">
        <w:t>proper</w:t>
      </w:r>
      <w:proofErr w:type="spellEnd"/>
      <w:r w:rsidRPr="00C948F2">
        <w:t xml:space="preserve"> </w:t>
      </w:r>
      <w:proofErr w:type="spellStart"/>
      <w:r w:rsidRPr="00C948F2">
        <w:t>citations</w:t>
      </w:r>
      <w:proofErr w:type="spellEnd"/>
      <w:r w:rsidRPr="00C948F2">
        <w:t xml:space="preserve"> </w:t>
      </w:r>
      <w:proofErr w:type="spellStart"/>
      <w:r w:rsidRPr="00C948F2">
        <w:t>wherever</w:t>
      </w:r>
      <w:proofErr w:type="spellEnd"/>
      <w:r w:rsidRPr="00C948F2">
        <w:t> </w:t>
      </w:r>
      <w:proofErr w:type="spellStart"/>
      <w:r w:rsidRPr="00C948F2">
        <w:t>needed</w:t>
      </w:r>
      <w:proofErr w:type="spellEnd"/>
      <w:r w:rsidRPr="00C948F2">
        <w:t xml:space="preserve">. </w:t>
      </w:r>
      <w:proofErr w:type="spellStart"/>
      <w:r w:rsidRPr="00C948F2">
        <w:t>In</w:t>
      </w:r>
      <w:proofErr w:type="spellEnd"/>
      <w:r w:rsidRPr="00C948F2">
        <w:t xml:space="preserve"> </w:t>
      </w:r>
      <w:proofErr w:type="spellStart"/>
      <w:r w:rsidRPr="00C948F2">
        <w:t>next</w:t>
      </w:r>
      <w:proofErr w:type="spellEnd"/>
      <w:r w:rsidRPr="00C948F2">
        <w:t xml:space="preserve"> </w:t>
      </w:r>
      <w:proofErr w:type="spellStart"/>
      <w:r w:rsidRPr="00C948F2">
        <w:t>paragraph</w:t>
      </w:r>
      <w:proofErr w:type="spellEnd"/>
      <w:r w:rsidRPr="00C948F2">
        <w:t xml:space="preserve"> </w:t>
      </w:r>
      <w:proofErr w:type="spellStart"/>
      <w:r w:rsidRPr="00C948F2">
        <w:t>introduce</w:t>
      </w:r>
      <w:proofErr w:type="spellEnd"/>
      <w:r w:rsidRPr="00C948F2">
        <w:t> </w:t>
      </w:r>
      <w:proofErr w:type="spellStart"/>
      <w:r w:rsidRPr="00C948F2">
        <w:t>Phamacoprofiler</w:t>
      </w:r>
      <w:proofErr w:type="spellEnd"/>
      <w:r w:rsidRPr="00C948F2">
        <w:t xml:space="preserve"> </w:t>
      </w:r>
      <w:proofErr w:type="spellStart"/>
      <w:r w:rsidRPr="00C948F2">
        <w:t>by</w:t>
      </w:r>
      <w:proofErr w:type="spellEnd"/>
      <w:r w:rsidRPr="00C948F2">
        <w:t xml:space="preserve"> </w:t>
      </w:r>
      <w:proofErr w:type="spellStart"/>
      <w:r w:rsidRPr="00C948F2">
        <w:t>writing</w:t>
      </w:r>
      <w:proofErr w:type="spellEnd"/>
      <w:r w:rsidRPr="00C948F2">
        <w:t xml:space="preserve"> main </w:t>
      </w:r>
      <w:proofErr w:type="spellStart"/>
      <w:r w:rsidRPr="00C948F2">
        <w:t>novelities</w:t>
      </w:r>
      <w:proofErr w:type="spellEnd"/>
    </w:p>
    <w:p w14:paraId="53ED7792" w14:textId="77777777" w:rsidR="00C948F2" w:rsidRDefault="00C948F2"/>
    <w:p w14:paraId="1C317BDF" w14:textId="5A3AC0E9" w:rsidR="00C948F2" w:rsidRDefault="00C948F2">
      <w:proofErr w:type="spellStart"/>
      <w:r w:rsidRPr="00C948F2">
        <w:t>Add</w:t>
      </w:r>
      <w:proofErr w:type="spellEnd"/>
      <w:r w:rsidRPr="00C948F2">
        <w:t xml:space="preserve"> </w:t>
      </w:r>
      <w:proofErr w:type="spellStart"/>
      <w:r w:rsidRPr="00C948F2">
        <w:t>atleast</w:t>
      </w:r>
      <w:proofErr w:type="spellEnd"/>
      <w:r w:rsidRPr="00C948F2">
        <w:t xml:space="preserve"> 1-2 </w:t>
      </w:r>
      <w:proofErr w:type="spellStart"/>
      <w:r w:rsidRPr="00C948F2">
        <w:t>sentences</w:t>
      </w:r>
      <w:proofErr w:type="spellEnd"/>
      <w:r w:rsidRPr="00C948F2">
        <w:t xml:space="preserve"> on </w:t>
      </w:r>
      <w:proofErr w:type="spellStart"/>
      <w:r w:rsidRPr="00C948F2">
        <w:t>these</w:t>
      </w:r>
      <w:proofErr w:type="spellEnd"/>
      <w:r w:rsidRPr="00C948F2">
        <w:t xml:space="preserve"> 4 </w:t>
      </w:r>
      <w:proofErr w:type="spellStart"/>
      <w:r w:rsidRPr="00C948F2">
        <w:t>DBs</w:t>
      </w:r>
      <w:proofErr w:type="spellEnd"/>
      <w:r w:rsidRPr="00C948F2">
        <w:t xml:space="preserve"> on how </w:t>
      </w:r>
      <w:proofErr w:type="spellStart"/>
      <w:r w:rsidRPr="00C948F2">
        <w:t>these</w:t>
      </w:r>
      <w:proofErr w:type="spellEnd"/>
      <w:r w:rsidRPr="00C948F2">
        <w:t xml:space="preserve"> </w:t>
      </w:r>
      <w:proofErr w:type="spellStart"/>
      <w:r w:rsidRPr="00C948F2">
        <w:t>DBs</w:t>
      </w:r>
      <w:proofErr w:type="spellEnd"/>
      <w:r w:rsidRPr="00C948F2">
        <w:t xml:space="preserve"> </w:t>
      </w:r>
      <w:proofErr w:type="spellStart"/>
      <w:r w:rsidRPr="00C948F2">
        <w:t>have</w:t>
      </w:r>
      <w:proofErr w:type="spellEnd"/>
      <w:r w:rsidRPr="00C948F2">
        <w:t xml:space="preserve"> </w:t>
      </w:r>
      <w:proofErr w:type="spellStart"/>
      <w:r w:rsidRPr="00C948F2">
        <w:t>actually</w:t>
      </w:r>
      <w:proofErr w:type="spellEnd"/>
      <w:r w:rsidRPr="00C948F2">
        <w:t xml:space="preserve"> </w:t>
      </w:r>
      <w:proofErr w:type="spellStart"/>
      <w:r w:rsidRPr="00C948F2">
        <w:t>tackled</w:t>
      </w:r>
      <w:proofErr w:type="spellEnd"/>
      <w:r w:rsidRPr="00C948F2">
        <w:t xml:space="preserve"> </w:t>
      </w:r>
      <w:proofErr w:type="spellStart"/>
      <w:r w:rsidRPr="00C948F2">
        <w:t>integration</w:t>
      </w:r>
      <w:proofErr w:type="spellEnd"/>
      <w:r w:rsidRPr="00C948F2">
        <w:t xml:space="preserve"> </w:t>
      </w:r>
      <w:proofErr w:type="spellStart"/>
      <w:r w:rsidRPr="00C948F2">
        <w:t>challenges</w:t>
      </w:r>
      <w:proofErr w:type="spellEnd"/>
      <w:r w:rsidRPr="00C948F2">
        <w:t xml:space="preserve"> </w:t>
      </w:r>
      <w:proofErr w:type="spellStart"/>
      <w:r w:rsidRPr="00C948F2">
        <w:t>with</w:t>
      </w:r>
      <w:proofErr w:type="spellEnd"/>
      <w:r w:rsidRPr="00C948F2">
        <w:t xml:space="preserve"> </w:t>
      </w:r>
      <w:proofErr w:type="spellStart"/>
      <w:r w:rsidRPr="00C948F2">
        <w:t>proper</w:t>
      </w:r>
      <w:proofErr w:type="spellEnd"/>
      <w:r w:rsidRPr="00C948F2">
        <w:t xml:space="preserve"> </w:t>
      </w:r>
      <w:proofErr w:type="spellStart"/>
      <w:r w:rsidRPr="00C948F2">
        <w:t>citations</w:t>
      </w:r>
      <w:proofErr w:type="spellEnd"/>
      <w:r w:rsidRPr="00C948F2">
        <w:t xml:space="preserve"> </w:t>
      </w:r>
      <w:proofErr w:type="spellStart"/>
      <w:r w:rsidRPr="00C948F2">
        <w:t>wherever</w:t>
      </w:r>
      <w:proofErr w:type="spellEnd"/>
      <w:r w:rsidRPr="00C948F2">
        <w:t> </w:t>
      </w:r>
      <w:proofErr w:type="spellStart"/>
      <w:r w:rsidRPr="00C948F2">
        <w:t>needed</w:t>
      </w:r>
      <w:proofErr w:type="spellEnd"/>
      <w:r w:rsidRPr="00C948F2">
        <w:t xml:space="preserve">. </w:t>
      </w:r>
      <w:proofErr w:type="spellStart"/>
      <w:r w:rsidRPr="00C948F2">
        <w:t>In</w:t>
      </w:r>
      <w:proofErr w:type="spellEnd"/>
      <w:r w:rsidRPr="00C948F2">
        <w:t xml:space="preserve"> </w:t>
      </w:r>
      <w:proofErr w:type="spellStart"/>
      <w:r w:rsidRPr="00C948F2">
        <w:t>next</w:t>
      </w:r>
      <w:proofErr w:type="spellEnd"/>
      <w:r w:rsidRPr="00C948F2">
        <w:t xml:space="preserve"> </w:t>
      </w:r>
      <w:proofErr w:type="spellStart"/>
      <w:r w:rsidRPr="00C948F2">
        <w:t>paragraph</w:t>
      </w:r>
      <w:proofErr w:type="spellEnd"/>
      <w:r w:rsidRPr="00C948F2">
        <w:t xml:space="preserve"> </w:t>
      </w:r>
      <w:proofErr w:type="spellStart"/>
      <w:r w:rsidRPr="00C948F2">
        <w:t>introduce</w:t>
      </w:r>
      <w:proofErr w:type="spellEnd"/>
      <w:r w:rsidRPr="00C948F2">
        <w:t> </w:t>
      </w:r>
      <w:proofErr w:type="spellStart"/>
      <w:r w:rsidRPr="00C948F2">
        <w:t>Phamacoprofiler</w:t>
      </w:r>
      <w:proofErr w:type="spellEnd"/>
      <w:r w:rsidRPr="00C948F2">
        <w:t xml:space="preserve"> </w:t>
      </w:r>
      <w:proofErr w:type="spellStart"/>
      <w:r w:rsidRPr="00C948F2">
        <w:t>by</w:t>
      </w:r>
      <w:proofErr w:type="spellEnd"/>
      <w:r w:rsidRPr="00C948F2">
        <w:t xml:space="preserve"> </w:t>
      </w:r>
      <w:proofErr w:type="spellStart"/>
      <w:r w:rsidRPr="00C948F2">
        <w:t>writing</w:t>
      </w:r>
      <w:proofErr w:type="spellEnd"/>
      <w:r w:rsidRPr="00C948F2">
        <w:t xml:space="preserve"> main </w:t>
      </w:r>
      <w:proofErr w:type="spellStart"/>
      <w:r w:rsidRPr="00C948F2">
        <w:t>novelities</w:t>
      </w:r>
      <w:proofErr w:type="spellEnd"/>
    </w:p>
    <w:p w14:paraId="26B09F89" w14:textId="77777777" w:rsidR="00C948F2" w:rsidRDefault="00C948F2"/>
    <w:p w14:paraId="508C73EC" w14:textId="6D4E41A9" w:rsidR="00C948F2" w:rsidRDefault="00C948F2">
      <w:r>
        <w:t>4-</w:t>
      </w:r>
      <w:proofErr w:type="spellStart"/>
      <w:r w:rsidRPr="00C948F2">
        <w:t>this</w:t>
      </w:r>
      <w:proofErr w:type="spellEnd"/>
      <w:r w:rsidRPr="00C948F2">
        <w:t xml:space="preserve"> </w:t>
      </w:r>
      <w:proofErr w:type="spellStart"/>
      <w:r w:rsidRPr="00C948F2">
        <w:t>should</w:t>
      </w:r>
      <w:proofErr w:type="spellEnd"/>
      <w:r w:rsidRPr="00C948F2">
        <w:t xml:space="preserve"> </w:t>
      </w:r>
      <w:proofErr w:type="spellStart"/>
      <w:r w:rsidRPr="00C948F2">
        <w:t>come</w:t>
      </w:r>
      <w:proofErr w:type="spellEnd"/>
      <w:r w:rsidRPr="00C948F2">
        <w:t xml:space="preserve"> in </w:t>
      </w:r>
      <w:proofErr w:type="spellStart"/>
      <w:r w:rsidRPr="00C948F2">
        <w:t>next</w:t>
      </w:r>
      <w:proofErr w:type="spellEnd"/>
      <w:r w:rsidRPr="00C948F2">
        <w:t xml:space="preserve"> </w:t>
      </w:r>
      <w:proofErr w:type="spellStart"/>
      <w:r w:rsidRPr="00C948F2">
        <w:t>paragraphs</w:t>
      </w:r>
      <w:proofErr w:type="spellEnd"/>
      <w:r w:rsidRPr="00C948F2">
        <w:t xml:space="preserve"> </w:t>
      </w:r>
      <w:proofErr w:type="spellStart"/>
      <w:r w:rsidRPr="00C948F2">
        <w:t>first</w:t>
      </w:r>
      <w:proofErr w:type="spellEnd"/>
      <w:r w:rsidRPr="00C948F2">
        <w:t xml:space="preserve"> </w:t>
      </w:r>
      <w:proofErr w:type="spellStart"/>
      <w:r w:rsidRPr="00C948F2">
        <w:t>discuss</w:t>
      </w:r>
      <w:proofErr w:type="spellEnd"/>
      <w:r w:rsidRPr="00C948F2">
        <w:t xml:space="preserve"> in </w:t>
      </w:r>
      <w:proofErr w:type="spellStart"/>
      <w:r w:rsidRPr="00C948F2">
        <w:t>detail</w:t>
      </w:r>
      <w:proofErr w:type="spellEnd"/>
      <w:r w:rsidRPr="00C948F2">
        <w:t xml:space="preserve"> </w:t>
      </w:r>
      <w:proofErr w:type="spellStart"/>
      <w:r w:rsidRPr="00C948F2">
        <w:t>about</w:t>
      </w:r>
      <w:proofErr w:type="spellEnd"/>
      <w:r w:rsidRPr="00C948F2">
        <w:t xml:space="preserve"> 4 </w:t>
      </w:r>
      <w:proofErr w:type="spellStart"/>
      <w:r w:rsidRPr="00C948F2">
        <w:t>mentioned</w:t>
      </w:r>
      <w:proofErr w:type="spellEnd"/>
      <w:r w:rsidRPr="00C948F2">
        <w:t xml:space="preserve"> </w:t>
      </w:r>
      <w:proofErr w:type="spellStart"/>
      <w:r w:rsidRPr="00C948F2">
        <w:t>DBs</w:t>
      </w:r>
      <w:proofErr w:type="spellEnd"/>
    </w:p>
    <w:p w14:paraId="1D119C9D" w14:textId="77777777" w:rsidR="00C948F2" w:rsidRDefault="00C948F2"/>
    <w:p w14:paraId="1126C745" w14:textId="17B764C1" w:rsidR="00C948F2" w:rsidRDefault="00C948F2">
      <w:commentRangeStart w:id="2"/>
      <w:proofErr w:type="spellStart"/>
      <w:r>
        <w:t>T</w:t>
      </w:r>
      <w:commentRangeStart w:id="3"/>
      <w:commentRangeEnd w:id="3"/>
      <w:r>
        <w:commentReference w:id="3"/>
      </w:r>
      <w:r>
        <w:t>o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translational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PharmacoProfiler</w:t>
      </w:r>
      <w:proofErr w:type="spellEnd"/>
      <w:ins w:id="4" w:author="Ziaurrehman Tanoli" w:date="2025-08-25T12:57:00Z">
        <w:r>
          <w:t xml:space="preserve"> (</w:t>
        </w:r>
        <w:r>
          <w:fldChar w:fldCharType="begin"/>
        </w:r>
        <w:r>
          <w:instrText>HYPERLINK "https://pharmacoprofiler.com/"</w:instrText>
        </w:r>
        <w:r>
          <w:fldChar w:fldCharType="separate"/>
        </w:r>
        <w:r>
          <w:rPr>
            <w:color w:val="1155CC"/>
            <w:u w:val="single"/>
          </w:rPr>
          <w:t>https://pharmacoprofiler.com/</w:t>
        </w:r>
        <w:r>
          <w:fldChar w:fldCharType="end"/>
        </w:r>
        <w:r>
          <w:t>)</w:t>
        </w:r>
      </w:ins>
      <w:r>
        <w:t xml:space="preserve">, a web platform </w:t>
      </w:r>
      <w:proofErr w:type="spellStart"/>
      <w:r>
        <w:t>that</w:t>
      </w:r>
      <w:proofErr w:type="spellEnd"/>
      <w:r>
        <w:t xml:space="preserve"> (1) </w:t>
      </w:r>
      <w:proofErr w:type="spellStart"/>
      <w:r>
        <w:t>harmonizes</w:t>
      </w:r>
      <w:proofErr w:type="spellEnd"/>
      <w:r>
        <w:t xml:space="preserve"> </w:t>
      </w:r>
      <w:del w:id="5" w:author="Ziaurrehman Tanoli" w:date="2025-08-25T13:02:00Z">
        <w:r>
          <w:delText xml:space="preserve">multiple </w:delText>
        </w:r>
      </w:del>
      <w:proofErr w:type="spellStart"/>
      <w:r>
        <w:t>pharmacogenomic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ins w:id="6" w:author="Ziaurrehman Tanoli" w:date="2025-08-25T12:58:00Z">
        <w:r>
          <w:t>from</w:t>
        </w:r>
        <w:proofErr w:type="spellEnd"/>
        <w:r>
          <w:t xml:space="preserve"> </w:t>
        </w:r>
        <w:proofErr w:type="spellStart"/>
        <w:r>
          <w:t>six</w:t>
        </w:r>
        <w:proofErr w:type="spellEnd"/>
        <w:r>
          <w:t xml:space="preserve"> </w:t>
        </w:r>
        <w:proofErr w:type="spellStart"/>
        <w:r>
          <w:t>databases</w:t>
        </w:r>
        <w:proofErr w:type="spellEnd"/>
        <w:r>
          <w:t xml:space="preserve"> </w:t>
        </w:r>
        <w:proofErr w:type="spellStart"/>
        <w:r>
          <w:t>GDSC1</w:t>
        </w:r>
        <w:proofErr w:type="spellEnd"/>
        <w:r>
          <w:t xml:space="preserve">, </w:t>
        </w:r>
        <w:proofErr w:type="spellStart"/>
        <w:r>
          <w:t>GDSC2</w:t>
        </w:r>
        <w:proofErr w:type="spellEnd"/>
        <w:r>
          <w:t xml:space="preserve">, </w:t>
        </w:r>
        <w:proofErr w:type="spellStart"/>
        <w:r>
          <w:t>CCLE</w:t>
        </w:r>
        <w:proofErr w:type="spellEnd"/>
        <w:r>
          <w:t xml:space="preserve">, </w:t>
        </w:r>
        <w:proofErr w:type="spellStart"/>
        <w:r>
          <w:t>NCI</w:t>
        </w:r>
        <w:proofErr w:type="spellEnd"/>
        <w:r>
          <w:t xml:space="preserve">-60, </w:t>
        </w:r>
        <w:proofErr w:type="spellStart"/>
        <w:r>
          <w:t>gCSI</w:t>
        </w:r>
        <w:proofErr w:type="spellEnd"/>
        <w:r>
          <w:t xml:space="preserve"> </w:t>
        </w:r>
        <w:proofErr w:type="spellStart"/>
        <w:r>
          <w:t>and</w:t>
        </w:r>
        <w:proofErr w:type="spellEnd"/>
        <w:r>
          <w:t xml:space="preserve"> </w:t>
        </w:r>
        <w:proofErr w:type="spellStart"/>
        <w:r>
          <w:t>FIMM</w:t>
        </w:r>
        <w:proofErr w:type="spellEnd"/>
        <w:del w:id="7" w:author="Ziaurrehman Tanoli" w:date="2025-08-25T12:58:00Z">
          <w:r>
            <w:delText>level</w:delText>
          </w:r>
        </w:del>
      </w:ins>
      <w:del w:id="8" w:author="Ziaurrehman Tanoli" w:date="2025-08-25T12:58:00Z">
        <w:r>
          <w:delText>at the levels of cell</w:delText>
        </w:r>
      </w:del>
      <w:ins w:id="9" w:author="Ziaurrehman Tanoli" w:date="2025-08-25T12:58:00Z">
        <w:del w:id="10" w:author="Ziaurrehman Tanoli" w:date="2025-08-25T12:58:00Z">
          <w:r>
            <w:delText xml:space="preserve"> lines</w:delText>
          </w:r>
        </w:del>
      </w:ins>
      <w:del w:id="11" w:author="Ziaurrehman Tanoli" w:date="2025-08-25T12:58:00Z">
        <w:r>
          <w:delText xml:space="preserve">s, compounds, target </w:delText>
        </w:r>
      </w:del>
      <w:ins w:id="12" w:author="Ziaurrehman Tanoli" w:date="2025-08-25T12:58:00Z">
        <w:del w:id="13" w:author="Ziaurrehman Tanoli" w:date="2025-08-25T12:58:00Z">
          <w:r>
            <w:delText>proteins</w:delText>
          </w:r>
        </w:del>
      </w:ins>
      <w:del w:id="14" w:author="Ziaurrehman Tanoli" w:date="2025-08-25T12:58:00Z">
        <w:r>
          <w:delText xml:space="preserve">genes and phenotypes; </w:delText>
        </w:r>
      </w:del>
      <w:r>
        <w:t xml:space="preserve">(2) </w:t>
      </w:r>
      <w:proofErr w:type="spellStart"/>
      <w:ins w:id="15" w:author="Ziaurrehman Tanoli" w:date="2025-08-25T12:59:00Z">
        <w:r>
          <w:t>connects</w:t>
        </w:r>
      </w:ins>
      <w:proofErr w:type="spellEnd"/>
      <w:del w:id="16" w:author="Ziaurrehman Tanoli" w:date="2025-08-25T12:59:00Z">
        <w:r>
          <w:delText>links</w:delText>
        </w:r>
      </w:del>
      <w:r>
        <w:t xml:space="preserve"> </w:t>
      </w:r>
      <w:proofErr w:type="spellStart"/>
      <w:r>
        <w:t>drugs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(as </w:t>
      </w:r>
      <w:proofErr w:type="spellStart"/>
      <w:r>
        <w:t>available</w:t>
      </w:r>
      <w:proofErr w:type="spellEnd"/>
      <w:r>
        <w:t xml:space="preserve"> in ChEMBL </w:t>
      </w:r>
      <w:proofErr w:type="spellStart"/>
      <w:r>
        <w:t>database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])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 xml:space="preserve"> (as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RepurposeDrugs</w:t>
      </w:r>
      <w:proofErr w:type="spellEnd"/>
      <w:r>
        <w:t xml:space="preserve"> [</w:t>
      </w:r>
      <w:proofErr w:type="spellStart"/>
      <w:r>
        <w:t>ref</w:t>
      </w:r>
      <w:proofErr w:type="spellEnd"/>
      <w:r>
        <w:t xml:space="preserve">]); </w:t>
      </w:r>
      <w:proofErr w:type="spellStart"/>
      <w:r>
        <w:t>and</w:t>
      </w:r>
      <w:proofErr w:type="spellEnd"/>
      <w:r>
        <w:t xml:space="preserve"> (3)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machine-learning</w:t>
      </w:r>
      <w:proofErr w:type="spellEnd"/>
      <w:r>
        <w:t>–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predictive</w:t>
      </w:r>
      <w:proofErr w:type="spellEnd"/>
      <w:r>
        <w:t xml:space="preserve"> model,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</w:t>
      </w:r>
      <w:proofErr w:type="spellStart"/>
      <w:r>
        <w:t>PharmacoProfiler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gene–</w:t>
      </w:r>
      <w:proofErr w:type="spellStart"/>
      <w:r>
        <w:t>drug</w:t>
      </w:r>
      <w:proofErr w:type="spellEnd"/>
      <w:r>
        <w:t>–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repurposing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 in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>.</w:t>
      </w:r>
      <w:commentRangeEnd w:id="2"/>
      <w:r>
        <w:commentReference w:id="2"/>
      </w:r>
    </w:p>
    <w:p w14:paraId="52E6B510" w14:textId="77777777" w:rsidR="00C948F2" w:rsidRDefault="00C948F2"/>
    <w:p w14:paraId="2AD16131" w14:textId="233912E2" w:rsidR="00C948F2" w:rsidRDefault="00C948F2">
      <w:r>
        <w:t>5-</w:t>
      </w:r>
      <w:r w:rsidRPr="00C948F2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C948F2">
        <w:t>Don't</w:t>
      </w:r>
      <w:proofErr w:type="spellEnd"/>
      <w:r w:rsidRPr="00C948F2">
        <w:t xml:space="preserve"> </w:t>
      </w:r>
      <w:proofErr w:type="spellStart"/>
      <w:r w:rsidRPr="00C948F2">
        <w:t>you</w:t>
      </w:r>
      <w:proofErr w:type="spellEnd"/>
      <w:r w:rsidRPr="00C948F2">
        <w:t xml:space="preserve"> </w:t>
      </w:r>
      <w:proofErr w:type="spellStart"/>
      <w:r w:rsidRPr="00C948F2">
        <w:t>think</w:t>
      </w:r>
      <w:proofErr w:type="spellEnd"/>
      <w:r w:rsidRPr="00C948F2">
        <w:t xml:space="preserve"> </w:t>
      </w:r>
      <w:proofErr w:type="spellStart"/>
      <w:r w:rsidRPr="00C948F2">
        <w:t>this</w:t>
      </w:r>
      <w:proofErr w:type="spellEnd"/>
      <w:r w:rsidRPr="00C948F2">
        <w:t xml:space="preserve"> </w:t>
      </w:r>
      <w:proofErr w:type="spellStart"/>
      <w:r w:rsidRPr="00C948F2">
        <w:t>paragraph</w:t>
      </w:r>
      <w:proofErr w:type="spellEnd"/>
      <w:r w:rsidRPr="00C948F2">
        <w:t xml:space="preserve"> </w:t>
      </w:r>
      <w:proofErr w:type="spellStart"/>
      <w:r w:rsidRPr="00C948F2">
        <w:t>looks</w:t>
      </w:r>
      <w:proofErr w:type="spellEnd"/>
      <w:r w:rsidRPr="00C948F2">
        <w:t xml:space="preserve"> </w:t>
      </w:r>
      <w:proofErr w:type="spellStart"/>
      <w:r w:rsidRPr="00C948F2">
        <w:t>odd</w:t>
      </w:r>
      <w:proofErr w:type="spellEnd"/>
      <w:r w:rsidRPr="00C948F2">
        <w:t xml:space="preserve"> here </w:t>
      </w:r>
      <w:proofErr w:type="spellStart"/>
      <w:r w:rsidRPr="00C948F2">
        <w:t>and</w:t>
      </w:r>
      <w:proofErr w:type="spellEnd"/>
      <w:r w:rsidRPr="00C948F2">
        <w:t xml:space="preserve"> </w:t>
      </w:r>
      <w:proofErr w:type="spellStart"/>
      <w:r w:rsidRPr="00C948F2">
        <w:t>also</w:t>
      </w:r>
      <w:proofErr w:type="spellEnd"/>
      <w:r w:rsidRPr="00C948F2">
        <w:t xml:space="preserve"> </w:t>
      </w:r>
      <w:proofErr w:type="spellStart"/>
      <w:r w:rsidRPr="00C948F2">
        <w:t>includes</w:t>
      </w:r>
      <w:proofErr w:type="spellEnd"/>
      <w:r w:rsidRPr="00C948F2">
        <w:t xml:space="preserve"> </w:t>
      </w:r>
      <w:proofErr w:type="spellStart"/>
      <w:r w:rsidRPr="00C948F2">
        <w:t>repeated</w:t>
      </w:r>
      <w:proofErr w:type="spellEnd"/>
      <w:r w:rsidRPr="00C948F2">
        <w:t xml:space="preserve"> </w:t>
      </w:r>
      <w:proofErr w:type="spellStart"/>
      <w:r w:rsidRPr="00C948F2">
        <w:t>text</w:t>
      </w:r>
      <w:proofErr w:type="spellEnd"/>
      <w:r w:rsidRPr="00C948F2">
        <w:t xml:space="preserve">. </w:t>
      </w:r>
      <w:proofErr w:type="spellStart"/>
      <w:r w:rsidRPr="00C948F2">
        <w:t>Rephrase</w:t>
      </w:r>
      <w:proofErr w:type="spellEnd"/>
      <w:r w:rsidRPr="00C948F2">
        <w:t xml:space="preserve"> it </w:t>
      </w:r>
      <w:proofErr w:type="spellStart"/>
      <w:r w:rsidRPr="00C948F2">
        <w:t>and</w:t>
      </w:r>
      <w:proofErr w:type="spellEnd"/>
      <w:r w:rsidRPr="00C948F2">
        <w:t xml:space="preserve"> fit it in </w:t>
      </w:r>
      <w:proofErr w:type="spellStart"/>
      <w:r w:rsidRPr="00C948F2">
        <w:t>context</w:t>
      </w:r>
      <w:proofErr w:type="spellEnd"/>
      <w:r w:rsidRPr="00C948F2">
        <w:t xml:space="preserve"> of </w:t>
      </w:r>
      <w:proofErr w:type="spellStart"/>
      <w:r w:rsidRPr="00C948F2">
        <w:t>previous</w:t>
      </w:r>
      <w:proofErr w:type="spellEnd"/>
      <w:r w:rsidRPr="00C948F2">
        <w:t xml:space="preserve"> </w:t>
      </w:r>
      <w:proofErr w:type="spellStart"/>
      <w:r w:rsidRPr="00C948F2">
        <w:t>paragraph</w:t>
      </w:r>
      <w:proofErr w:type="spellEnd"/>
      <w:r w:rsidRPr="00C948F2">
        <w:t xml:space="preserve"> </w:t>
      </w:r>
      <w:proofErr w:type="spellStart"/>
      <w:r w:rsidRPr="00C948F2">
        <w:t>where</w:t>
      </w:r>
      <w:proofErr w:type="spellEnd"/>
      <w:r w:rsidRPr="00C948F2">
        <w:t xml:space="preserve"> </w:t>
      </w:r>
      <w:proofErr w:type="spellStart"/>
      <w:r w:rsidRPr="00C948F2">
        <w:t>you</w:t>
      </w:r>
      <w:proofErr w:type="spellEnd"/>
      <w:r w:rsidRPr="00C948F2">
        <w:t xml:space="preserve"> </w:t>
      </w:r>
      <w:proofErr w:type="spellStart"/>
      <w:r w:rsidRPr="00C948F2">
        <w:t>introduced</w:t>
      </w:r>
      <w:proofErr w:type="spellEnd"/>
      <w:r w:rsidRPr="00C948F2">
        <w:t> </w:t>
      </w:r>
      <w:proofErr w:type="spellStart"/>
      <w:r w:rsidRPr="00C948F2">
        <w:t>GDSC</w:t>
      </w:r>
      <w:proofErr w:type="spellEnd"/>
      <w:r w:rsidRPr="00C948F2">
        <w:t xml:space="preserve">, </w:t>
      </w:r>
      <w:proofErr w:type="spellStart"/>
      <w:r w:rsidRPr="00C948F2">
        <w:t>DepMap</w:t>
      </w:r>
      <w:proofErr w:type="spellEnd"/>
      <w:r w:rsidRPr="00C948F2">
        <w:t xml:space="preserve">, </w:t>
      </w:r>
      <w:proofErr w:type="spellStart"/>
      <w:r w:rsidRPr="00C948F2">
        <w:t>PharmacoDB</w:t>
      </w:r>
      <w:proofErr w:type="spellEnd"/>
      <w:r w:rsidRPr="00C948F2">
        <w:t xml:space="preserve">, </w:t>
      </w:r>
      <w:proofErr w:type="spellStart"/>
      <w:r w:rsidRPr="00C948F2">
        <w:t>CellMine</w:t>
      </w:r>
      <w:r>
        <w:t>r</w:t>
      </w:r>
      <w:proofErr w:type="spellEnd"/>
    </w:p>
    <w:p w14:paraId="1E84393B" w14:textId="77777777" w:rsidR="00C948F2" w:rsidRDefault="00C948F2"/>
    <w:p w14:paraId="4186C6BF" w14:textId="6A83570A" w:rsidR="00C948F2" w:rsidRDefault="00C948F2">
      <w:proofErr w:type="spellStart"/>
      <w:r>
        <w:t>The</w:t>
      </w:r>
      <w:proofErr w:type="spellEnd"/>
      <w:r>
        <w:t xml:space="preserve"> </w:t>
      </w:r>
      <w:proofErr w:type="spellStart"/>
      <w:r>
        <w:t>proliferation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has </w:t>
      </w:r>
      <w:proofErr w:type="spellStart"/>
      <w:r>
        <w:t>highlighted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harmonization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.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, </w:t>
      </w:r>
      <w:proofErr w:type="gramStart"/>
      <w:r>
        <w:t>data</w:t>
      </w:r>
      <w:proofErr w:type="gramEnd"/>
      <w:r>
        <w:t xml:space="preserve">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varied</w:t>
      </w:r>
      <w:proofErr w:type="spellEnd"/>
      <w:r>
        <w:t xml:space="preserve"> </w:t>
      </w:r>
      <w:proofErr w:type="spellStart"/>
      <w:r>
        <w:t>nomenclature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, </w:t>
      </w:r>
      <w:proofErr w:type="spellStart"/>
      <w:r>
        <w:t>hindering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of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biomarkers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initiatives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, </w:t>
      </w:r>
      <w:proofErr w:type="spellStart"/>
      <w:r>
        <w:t>aiming</w:t>
      </w:r>
      <w:proofErr w:type="spellEnd"/>
      <w:r>
        <w:t xml:space="preserve"> </w:t>
      </w:r>
      <w:proofErr w:type="spellStart"/>
      <w:r>
        <w:lastRenderedPageBreak/>
        <w:t>to</w:t>
      </w:r>
      <w:proofErr w:type="spellEnd"/>
      <w:r>
        <w:t xml:space="preserve"> standardize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PharmacoProfiler</w:t>
      </w:r>
      <w:proofErr w:type="spellEnd"/>
      <w:r>
        <w:t xml:space="preserve"> </w:t>
      </w:r>
      <w:proofErr w:type="spellStart"/>
      <w:r>
        <w:t>stands</w:t>
      </w:r>
      <w:proofErr w:type="spellEnd"/>
      <w:r>
        <w:t xml:space="preserve"> as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pharmacogenomics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notable</w:t>
      </w:r>
      <w:proofErr w:type="spellEnd"/>
      <w:r>
        <w:t xml:space="preserve"> </w:t>
      </w:r>
      <w:proofErr w:type="spellStart"/>
      <w:r>
        <w:t>harmonization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employing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. </w:t>
      </w:r>
      <w:commentRangeStart w:id="17"/>
      <w:commentRangeEnd w:id="17"/>
      <w:r>
        <w:commentReference w:id="17"/>
      </w:r>
    </w:p>
    <w:p w14:paraId="56271B8C" w14:textId="77777777" w:rsidR="00C948F2" w:rsidRDefault="00C948F2"/>
    <w:p w14:paraId="56D11456" w14:textId="28DC3EB0" w:rsidR="00C948F2" w:rsidRPr="00C948F2" w:rsidRDefault="00C948F2" w:rsidP="00C948F2">
      <w:pPr>
        <w:rPr>
          <w:lang w:val="en-US"/>
        </w:rPr>
      </w:pPr>
      <w:r>
        <w:rPr>
          <w:lang w:val="en-US"/>
        </w:rPr>
        <w:t>6-</w:t>
      </w:r>
      <w:r w:rsidRPr="00C948F2">
        <w:rPr>
          <w:lang w:val="en-US"/>
        </w:rPr>
        <w:t xml:space="preserve">Have you ever seen any research article, which includes so many </w:t>
      </w:r>
      <w:proofErr w:type="gramStart"/>
      <w:r w:rsidRPr="00C948F2">
        <w:rPr>
          <w:lang w:val="en-US"/>
        </w:rPr>
        <w:t>sub headings</w:t>
      </w:r>
      <w:proofErr w:type="gramEnd"/>
      <w:r w:rsidRPr="00C948F2">
        <w:rPr>
          <w:lang w:val="en-US"/>
        </w:rPr>
        <w:t xml:space="preserve"> under Introduction section? </w:t>
      </w:r>
    </w:p>
    <w:p w14:paraId="2E06117E" w14:textId="77777777" w:rsidR="00C948F2" w:rsidRPr="00C948F2" w:rsidRDefault="00C948F2" w:rsidP="00C948F2">
      <w:pPr>
        <w:rPr>
          <w:lang w:val="en-US"/>
        </w:rPr>
      </w:pPr>
      <w:proofErr w:type="gramStart"/>
      <w:r w:rsidRPr="00C948F2">
        <w:rPr>
          <w:lang w:val="en-US"/>
        </w:rPr>
        <w:t>Also</w:t>
      </w:r>
      <w:proofErr w:type="gramEnd"/>
      <w:r w:rsidRPr="00C948F2">
        <w:rPr>
          <w:lang w:val="en-US"/>
        </w:rPr>
        <w:t xml:space="preserve"> the order of text is so weird. First you must discuss other tools and in final paragraph short summary and main points of our proposed tool!</w:t>
      </w:r>
    </w:p>
    <w:p w14:paraId="14850C4B" w14:textId="77777777" w:rsidR="00C948F2" w:rsidRDefault="00C948F2" w:rsidP="00C948F2">
      <w:pPr>
        <w:widowControl w:val="0"/>
        <w:spacing w:before="240" w:after="240" w:line="240" w:lineRule="auto"/>
        <w:jc w:val="both"/>
        <w:rPr>
          <w:b/>
        </w:rPr>
      </w:pPr>
      <w:proofErr w:type="spellStart"/>
      <w:r>
        <w:rPr>
          <w:b/>
        </w:rPr>
        <w:t>Individual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Drug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Sensitivity</w:t>
      </w:r>
      <w:proofErr w:type="spellEnd"/>
      <w:r>
        <w:rPr>
          <w:b/>
        </w:rPr>
        <w:t xml:space="preserve"> Databases </w:t>
      </w:r>
    </w:p>
    <w:p w14:paraId="4F355C9B" w14:textId="77777777" w:rsidR="00C948F2" w:rsidRDefault="00C948F2" w:rsidP="00C948F2">
      <w:pPr>
        <w:widowControl w:val="0"/>
        <w:spacing w:before="240" w:after="240" w:line="240" w:lineRule="auto"/>
        <w:jc w:val="both"/>
        <w:rPr>
          <w:b/>
        </w:rPr>
      </w:pPr>
      <w:proofErr w:type="spellStart"/>
      <w:r>
        <w:rPr>
          <w:b/>
        </w:rPr>
        <w:t>Oncology-Related</w:t>
      </w:r>
      <w:proofErr w:type="spellEnd"/>
      <w:r>
        <w:rPr>
          <w:b/>
        </w:rPr>
        <w:t xml:space="preserve"> Databases: </w:t>
      </w:r>
    </w:p>
    <w:p w14:paraId="248FBB92" w14:textId="77777777" w:rsidR="00C948F2" w:rsidRDefault="00C948F2"/>
    <w:p w14:paraId="11B3BC11" w14:textId="2D287761" w:rsidR="006A34B3" w:rsidRPr="006A34B3" w:rsidRDefault="006A34B3" w:rsidP="006A34B3">
      <w:pPr>
        <w:rPr>
          <w:lang w:val="en-US"/>
        </w:rPr>
      </w:pPr>
      <w:r>
        <w:t>7-</w:t>
      </w:r>
      <w:r w:rsidRPr="006A34B3">
        <w:rPr>
          <w:rFonts w:ascii="Segoe UI" w:eastAsia="Times New Roman" w:hAnsi="Segoe UI" w:cs="Segoe UI"/>
          <w:sz w:val="18"/>
          <w:szCs w:val="18"/>
          <w:lang w:val="en-US"/>
        </w:rPr>
        <w:t xml:space="preserve"> </w:t>
      </w:r>
      <w:r w:rsidRPr="006A34B3">
        <w:rPr>
          <w:lang w:val="en-US"/>
        </w:rPr>
        <w:t xml:space="preserve">Write </w:t>
      </w:r>
      <w:proofErr w:type="spellStart"/>
      <w:r w:rsidRPr="006A34B3">
        <w:rPr>
          <w:lang w:val="en-US"/>
        </w:rPr>
        <w:t>GDSC1</w:t>
      </w:r>
      <w:proofErr w:type="spellEnd"/>
      <w:r w:rsidRPr="006A34B3">
        <w:rPr>
          <w:lang w:val="en-US"/>
        </w:rPr>
        <w:t xml:space="preserve"> and </w:t>
      </w:r>
      <w:proofErr w:type="spellStart"/>
      <w:r w:rsidRPr="006A34B3">
        <w:rPr>
          <w:lang w:val="en-US"/>
        </w:rPr>
        <w:t>GDSC</w:t>
      </w:r>
      <w:proofErr w:type="spellEnd"/>
      <w:r w:rsidRPr="006A34B3">
        <w:rPr>
          <w:lang w:val="en-US"/>
        </w:rPr>
        <w:t xml:space="preserve"> 2 separately</w:t>
      </w:r>
      <w:r>
        <w:rPr>
          <w:lang w:val="en-US"/>
        </w:rPr>
        <w:t xml:space="preserve"> (create new sections for each)</w:t>
      </w:r>
    </w:p>
    <w:p w14:paraId="3113502D" w14:textId="77777777" w:rsidR="006A34B3" w:rsidRDefault="006A34B3" w:rsidP="006A34B3">
      <w:pPr>
        <w:widowControl w:val="0"/>
        <w:numPr>
          <w:ilvl w:val="0"/>
          <w:numId w:val="1"/>
        </w:numPr>
        <w:spacing w:after="240" w:line="240" w:lineRule="auto"/>
      </w:pPr>
      <w:commentRangeStart w:id="18"/>
      <w:proofErr w:type="spellStart"/>
      <w:r>
        <w:rPr>
          <w:b/>
        </w:rPr>
        <w:t>GDSC</w:t>
      </w:r>
      <w:proofErr w:type="spellEnd"/>
      <w:r>
        <w:rPr>
          <w:b/>
        </w:rPr>
        <w:t xml:space="preserve"> </w:t>
      </w:r>
      <w:commentRangeEnd w:id="18"/>
      <w:r>
        <w:commentReference w:id="18"/>
      </w:r>
      <w:r>
        <w:rPr>
          <w:b/>
        </w:rPr>
        <w:t>(</w:t>
      </w:r>
      <w:proofErr w:type="spellStart"/>
      <w:r>
        <w:rPr>
          <w:b/>
        </w:rPr>
        <w:t>Genomics</w:t>
      </w:r>
      <w:proofErr w:type="spellEnd"/>
      <w:r>
        <w:rPr>
          <w:b/>
        </w:rPr>
        <w:t xml:space="preserve"> of </w:t>
      </w:r>
      <w:proofErr w:type="spellStart"/>
      <w:r>
        <w:rPr>
          <w:b/>
        </w:rPr>
        <w:t>Drug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Sensitivity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Cancer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GDSC</w:t>
      </w:r>
      <w:proofErr w:type="spellEnd"/>
      <w:r>
        <w:t xml:space="preserve"> (</w:t>
      </w:r>
      <w:proofErr w:type="spellStart"/>
      <w:r>
        <w:t>versions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2) </w:t>
      </w:r>
      <w:proofErr w:type="spellStart"/>
      <w:r>
        <w:t>comprises</w:t>
      </w:r>
      <w:proofErr w:type="spellEnd"/>
      <w:r>
        <w:t xml:space="preserve"> ~970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~700 </w:t>
      </w:r>
      <w:proofErr w:type="spellStart"/>
      <w:r>
        <w:t>compounds</w:t>
      </w:r>
      <w:proofErr w:type="spellEnd"/>
      <w:r>
        <w:t xml:space="preserve"> (403 in </w:t>
      </w:r>
      <w:proofErr w:type="spellStart"/>
      <w:r>
        <w:t>GDSC1</w:t>
      </w:r>
      <w:proofErr w:type="spellEnd"/>
      <w:r>
        <w:t xml:space="preserve">, 297 in </w:t>
      </w:r>
      <w:proofErr w:type="spellStart"/>
      <w:r>
        <w:t>GDSC2</w:t>
      </w:r>
      <w:proofErr w:type="spellEnd"/>
      <w:r>
        <w:t xml:space="preserve">).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72 h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viability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fluorescent</w:t>
      </w:r>
      <w:proofErr w:type="spellEnd"/>
      <w:r>
        <w:t xml:space="preserve"> DNA </w:t>
      </w:r>
      <w:proofErr w:type="spellStart"/>
      <w:r>
        <w:t>dyes</w:t>
      </w:r>
      <w:proofErr w:type="spellEnd"/>
      <w:r>
        <w:t xml:space="preserve"> (</w:t>
      </w:r>
      <w:proofErr w:type="spellStart"/>
      <w:r>
        <w:t>Syto60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CellTiter-Glo</w:t>
      </w:r>
      <w:proofErr w:type="spellEnd"/>
      <w:r>
        <w:t xml:space="preserve">. </w:t>
      </w:r>
      <w:proofErr w:type="spellStart"/>
      <w:r>
        <w:t>Dose</w:t>
      </w:r>
      <w:proofErr w:type="spellEnd"/>
      <w:r>
        <w:t>–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IC</w:t>
      </w:r>
      <w:proofErr w:type="spellEnd"/>
      <w:r>
        <w:rPr>
          <w:rFonts w:ascii="Cambria Math" w:hAnsi="Cambria Math" w:cs="Cambria Math"/>
        </w:rPr>
        <w:t>₅₀</w:t>
      </w:r>
      <w:r>
        <w:t xml:space="preserve">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~333,000 (</w:t>
      </w:r>
      <w:proofErr w:type="spellStart"/>
      <w:r>
        <w:t>GDSC1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~243,000 (</w:t>
      </w:r>
      <w:proofErr w:type="spellStart"/>
      <w:r>
        <w:t>GDSC2</w:t>
      </w:r>
      <w:proofErr w:type="spellEnd"/>
      <w:r>
        <w:t xml:space="preserve">) </w:t>
      </w:r>
      <w:proofErr w:type="spellStart"/>
      <w:r>
        <w:t>IC</w:t>
      </w:r>
      <w:proofErr w:type="spellEnd"/>
      <w:r>
        <w:rPr>
          <w:rFonts w:ascii="Cambria Math" w:hAnsi="Cambria Math" w:cs="Cambria Math"/>
        </w:rPr>
        <w:t>₅₀</w:t>
      </w:r>
      <w:r>
        <w:t xml:space="preserve"> </w:t>
      </w:r>
      <w:proofErr w:type="spellStart"/>
      <w:r>
        <w:t>measurements</w:t>
      </w:r>
      <w:proofErr w:type="spellEnd"/>
      <w:r>
        <w:t>.</w:t>
      </w:r>
    </w:p>
    <w:p w14:paraId="1EA5AB29" w14:textId="37428116" w:rsidR="006A34B3" w:rsidRDefault="006A34B3"/>
    <w:p w14:paraId="6A500112" w14:textId="77777777" w:rsidR="00D81EC0" w:rsidRDefault="00D81EC0"/>
    <w:p w14:paraId="449753E6" w14:textId="257BBCAE" w:rsidR="00D81EC0" w:rsidRPr="00D81EC0" w:rsidRDefault="00D81EC0" w:rsidP="00D81EC0">
      <w:pPr>
        <w:rPr>
          <w:lang w:val="en-US"/>
        </w:rPr>
      </w:pPr>
      <w:r>
        <w:t>8-</w:t>
      </w:r>
      <w:r w:rsidRPr="00D81EC0">
        <w:rPr>
          <w:rFonts w:ascii="Segoe UI" w:eastAsia="Times New Roman" w:hAnsi="Segoe UI" w:cs="Segoe UI"/>
          <w:sz w:val="18"/>
          <w:szCs w:val="18"/>
          <w:lang w:val="en-US"/>
        </w:rPr>
        <w:t xml:space="preserve"> </w:t>
      </w:r>
      <w:r w:rsidRPr="00D81EC0">
        <w:rPr>
          <w:lang w:val="en-US"/>
        </w:rPr>
        <w:t>Improve this section, currently its written poorly</w:t>
      </w:r>
      <w:r>
        <w:rPr>
          <w:lang w:val="en-US"/>
        </w:rPr>
        <w:t xml:space="preserve">. </w:t>
      </w:r>
      <w:proofErr w:type="gramStart"/>
      <w:r>
        <w:rPr>
          <w:lang w:val="en-US"/>
        </w:rPr>
        <w:t>And,</w:t>
      </w:r>
      <w:proofErr w:type="gramEnd"/>
      <w:r>
        <w:rPr>
          <w:lang w:val="en-US"/>
        </w:rPr>
        <w:t xml:space="preserve"> do not mention specific KM-</w:t>
      </w:r>
      <w:proofErr w:type="spellStart"/>
      <w:r>
        <w:rPr>
          <w:lang w:val="en-US"/>
        </w:rPr>
        <w:t>H2</w:t>
      </w:r>
      <w:proofErr w:type="spellEnd"/>
      <w:r>
        <w:rPr>
          <w:lang w:val="en-US"/>
        </w:rPr>
        <w:t xml:space="preserve"> issue. Just mention general things.</w:t>
      </w:r>
    </w:p>
    <w:p w14:paraId="2060F7A1" w14:textId="77777777" w:rsidR="00D81EC0" w:rsidRDefault="00D81EC0" w:rsidP="00D81EC0">
      <w:pPr>
        <w:widowControl w:val="0"/>
        <w:spacing w:before="240" w:after="240" w:line="240" w:lineRule="auto"/>
        <w:jc w:val="both"/>
      </w:pPr>
      <w:proofErr w:type="spellStart"/>
      <w:r>
        <w:t>Cellasourous</w:t>
      </w:r>
      <w:proofErr w:type="spellEnd"/>
      <w:r>
        <w:t xml:space="preserve"> id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</w:t>
      </w:r>
      <w:proofErr w:type="spellStart"/>
      <w:r>
        <w:t>writs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+ </w:t>
      </w:r>
      <w:proofErr w:type="spellStart"/>
      <w:r>
        <w:t>methodology</w:t>
      </w:r>
      <w:proofErr w:type="spellEnd"/>
      <w:r>
        <w:t xml:space="preserve">),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in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43089615" w14:textId="77777777" w:rsidR="00D81EC0" w:rsidRDefault="00D81EC0" w:rsidP="00D81EC0">
      <w:pPr>
        <w:widowControl w:val="0"/>
        <w:spacing w:before="240" w:after="240" w:line="240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unify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 </w:t>
      </w:r>
      <w:proofErr w:type="spellStart"/>
      <w:r>
        <w:t>multi</w:t>
      </w:r>
      <w:proofErr w:type="spellEnd"/>
      <w:r>
        <w:t xml:space="preserve">-step </w:t>
      </w:r>
      <w:proofErr w:type="spellStart"/>
      <w:r>
        <w:t>curation</w:t>
      </w:r>
      <w:proofErr w:type="spellEnd"/>
      <w:r>
        <w:t>.</w:t>
      </w:r>
      <w:commentRangeStart w:id="19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fuzzy</w:t>
      </w:r>
      <w:proofErr w:type="spellEnd"/>
      <w:r>
        <w:t xml:space="preserve"> name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Cellosaurus</w:t>
      </w:r>
      <w:proofErr w:type="spellEnd"/>
      <w:r>
        <w:t xml:space="preserve"> </w:t>
      </w:r>
      <w:proofErr w:type="spellStart"/>
      <w:r>
        <w:t>lookup</w:t>
      </w:r>
      <w:commentRangeEnd w:id="19"/>
      <w:proofErr w:type="spellEnd"/>
      <w:r>
        <w:commentReference w:id="19"/>
      </w:r>
      <w:r>
        <w:t xml:space="preserve">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name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queried</w:t>
      </w:r>
      <w:proofErr w:type="spellEnd"/>
      <w:r>
        <w:t xml:space="preserve"> </w:t>
      </w:r>
      <w:proofErr w:type="spellStart"/>
      <w:r>
        <w:t>Cellosaurus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commentRangeStart w:id="20"/>
      <w:commentRangeStart w:id="21"/>
      <w:proofErr w:type="spellStart"/>
      <w:r>
        <w:t>identifiers</w:t>
      </w:r>
      <w:commentRangeEnd w:id="20"/>
      <w:proofErr w:type="spellEnd"/>
      <w:r>
        <w:commentReference w:id="20"/>
      </w:r>
      <w:commentRangeEnd w:id="21"/>
      <w:r>
        <w:commentReference w:id="21"/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matching</w:t>
      </w:r>
      <w:proofErr w:type="spellEnd"/>
      <w:r>
        <w:t xml:space="preserve"> “KM-</w:t>
      </w:r>
      <w:proofErr w:type="spellStart"/>
      <w:r>
        <w:t>H2</w:t>
      </w:r>
      <w:proofErr w:type="spellEnd"/>
      <w:r>
        <w:t xml:space="preserve">”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Hodgkin </w:t>
      </w:r>
      <w:proofErr w:type="spellStart"/>
      <w:r>
        <w:t>lymphoma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“</w:t>
      </w:r>
      <w:proofErr w:type="spellStart"/>
      <w:r>
        <w:t>KMH</w:t>
      </w:r>
      <w:proofErr w:type="spellEnd"/>
      <w:r>
        <w:t xml:space="preserve">-2”)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maximized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rPr>
          <w:color w:val="FF0000"/>
        </w:rPr>
        <w:t>xxxx</w:t>
      </w:r>
      <w:proofErr w:type="spellEnd"/>
      <w:r>
        <w:rPr>
          <w:color w:val="FF0000"/>
        </w:rP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Cellosaurus</w:t>
      </w:r>
      <w:proofErr w:type="spellEnd"/>
      <w:r>
        <w:t xml:space="preserve"> </w:t>
      </w:r>
      <w:proofErr w:type="spellStart"/>
      <w:r>
        <w:t>accession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tissue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154C04CD" w14:textId="77777777" w:rsidR="00D81EC0" w:rsidRDefault="00D81EC0"/>
    <w:p w14:paraId="4AA70127" w14:textId="46E67E84" w:rsidR="00D81EC0" w:rsidRDefault="00D81EC0">
      <w:r>
        <w:t>9-</w:t>
      </w:r>
      <w:proofErr w:type="spellStart"/>
      <w:r w:rsidRPr="00D81EC0">
        <w:t>Improve</w:t>
      </w:r>
      <w:proofErr w:type="spellEnd"/>
      <w:r w:rsidRPr="00D81EC0">
        <w:t xml:space="preserve"> </w:t>
      </w:r>
      <w:proofErr w:type="spellStart"/>
      <w:r w:rsidRPr="00D81EC0">
        <w:t>writeup</w:t>
      </w:r>
      <w:proofErr w:type="spellEnd"/>
      <w:r w:rsidRPr="00D81EC0">
        <w:t xml:space="preserve"> of </w:t>
      </w:r>
      <w:proofErr w:type="spellStart"/>
      <w:r w:rsidRPr="00D81EC0">
        <w:t>this</w:t>
      </w:r>
      <w:proofErr w:type="spellEnd"/>
      <w:r w:rsidRPr="00D81EC0">
        <w:t xml:space="preserve"> </w:t>
      </w:r>
      <w:proofErr w:type="spellStart"/>
      <w:r w:rsidRPr="00D81EC0">
        <w:t>section</w:t>
      </w:r>
      <w:proofErr w:type="spellEnd"/>
      <w:r w:rsidRPr="00D81EC0">
        <w:t xml:space="preserve">, </w:t>
      </w:r>
      <w:proofErr w:type="spellStart"/>
      <w:r w:rsidRPr="00D81EC0">
        <w:t>currently</w:t>
      </w:r>
      <w:proofErr w:type="spellEnd"/>
      <w:r w:rsidRPr="00D81EC0">
        <w:t xml:space="preserve"> </w:t>
      </w:r>
      <w:proofErr w:type="spellStart"/>
      <w:r w:rsidRPr="00D81EC0">
        <w:t>its</w:t>
      </w:r>
      <w:proofErr w:type="spellEnd"/>
      <w:r w:rsidRPr="00D81EC0">
        <w:t xml:space="preserve"> </w:t>
      </w:r>
      <w:proofErr w:type="spellStart"/>
      <w:r w:rsidRPr="00D81EC0">
        <w:t>written</w:t>
      </w:r>
      <w:proofErr w:type="spellEnd"/>
      <w:r w:rsidRPr="00D81EC0">
        <w:t xml:space="preserve"> </w:t>
      </w:r>
      <w:proofErr w:type="spellStart"/>
      <w:r w:rsidRPr="00D81EC0">
        <w:t>poorly</w:t>
      </w:r>
      <w:proofErr w:type="spellEnd"/>
    </w:p>
    <w:p w14:paraId="6E05ABF7" w14:textId="77777777" w:rsidR="00D81EC0" w:rsidRDefault="00D81EC0"/>
    <w:p w14:paraId="0DD3AFEB" w14:textId="0D108B90" w:rsidR="00D81EC0" w:rsidRDefault="00D81EC0">
      <w:pPr>
        <w:rPr>
          <w:bCs/>
        </w:rPr>
      </w:pPr>
      <w:commentRangeStart w:id="22"/>
      <w:r w:rsidRPr="00D81EC0">
        <w:rPr>
          <w:bCs/>
        </w:rPr>
        <w:t xml:space="preserve">2.3. </w:t>
      </w:r>
      <w:proofErr w:type="spellStart"/>
      <w:r w:rsidRPr="00D81EC0">
        <w:rPr>
          <w:bCs/>
        </w:rPr>
        <w:t>Drug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information</w:t>
      </w:r>
      <w:proofErr w:type="spellEnd"/>
      <w:r w:rsidRPr="00D81EC0">
        <w:rPr>
          <w:bCs/>
        </w:rPr>
        <w:t xml:space="preserve">: </w:t>
      </w:r>
      <w:commentRangeEnd w:id="22"/>
      <w:r w:rsidRPr="00D81EC0">
        <w:rPr>
          <w:bCs/>
        </w:rPr>
        <w:commentReference w:id="22"/>
      </w:r>
    </w:p>
    <w:p w14:paraId="1A3F8B7B" w14:textId="77777777" w:rsidR="00D81EC0" w:rsidRDefault="00D81EC0">
      <w:pPr>
        <w:rPr>
          <w:bCs/>
        </w:rPr>
      </w:pPr>
    </w:p>
    <w:p w14:paraId="536F3FD6" w14:textId="77777777" w:rsidR="00D81EC0" w:rsidRPr="00D81EC0" w:rsidRDefault="00D81EC0">
      <w:pPr>
        <w:rPr>
          <w:bCs/>
        </w:rPr>
      </w:pPr>
    </w:p>
    <w:p w14:paraId="00D51B2E" w14:textId="77777777" w:rsidR="00D81EC0" w:rsidRPr="00D81EC0" w:rsidRDefault="00D81EC0">
      <w:pPr>
        <w:rPr>
          <w:bCs/>
        </w:rPr>
      </w:pPr>
    </w:p>
    <w:p w14:paraId="77F59149" w14:textId="123F0C80" w:rsidR="00D81EC0" w:rsidRPr="00D81EC0" w:rsidRDefault="00D81EC0">
      <w:pPr>
        <w:rPr>
          <w:bCs/>
        </w:rPr>
      </w:pPr>
      <w:r w:rsidRPr="00D81EC0">
        <w:rPr>
          <w:bCs/>
        </w:rPr>
        <w:lastRenderedPageBreak/>
        <w:t>10-</w:t>
      </w:r>
      <w:proofErr w:type="spellStart"/>
      <w:r w:rsidRPr="00D81EC0">
        <w:rPr>
          <w:bCs/>
        </w:rPr>
        <w:t>This</w:t>
      </w:r>
      <w:proofErr w:type="spellEnd"/>
      <w:r w:rsidRPr="00D81EC0">
        <w:rPr>
          <w:bCs/>
        </w:rPr>
        <w:t xml:space="preserve"> is </w:t>
      </w:r>
      <w:proofErr w:type="spellStart"/>
      <w:r w:rsidRPr="00D81EC0">
        <w:rPr>
          <w:bCs/>
        </w:rPr>
        <w:t>all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so</w:t>
      </w:r>
      <w:proofErr w:type="spellEnd"/>
      <w:r w:rsidRPr="00D81EC0">
        <w:rPr>
          <w:bCs/>
        </w:rPr>
        <w:t xml:space="preserve"> general </w:t>
      </w:r>
      <w:proofErr w:type="spellStart"/>
      <w:r w:rsidRPr="00D81EC0">
        <w:rPr>
          <w:bCs/>
        </w:rPr>
        <w:t>text</w:t>
      </w:r>
      <w:proofErr w:type="spellEnd"/>
      <w:r w:rsidRPr="00D81EC0">
        <w:rPr>
          <w:bCs/>
        </w:rPr>
        <w:t xml:space="preserve"> (</w:t>
      </w:r>
      <w:proofErr w:type="spellStart"/>
      <w:r w:rsidRPr="00D81EC0">
        <w:rPr>
          <w:bCs/>
        </w:rPr>
        <w:t>may</w:t>
      </w:r>
      <w:proofErr w:type="spellEnd"/>
      <w:r w:rsidRPr="00D81EC0">
        <w:rPr>
          <w:bCs/>
        </w:rPr>
        <w:t xml:space="preserve"> be </w:t>
      </w:r>
      <w:proofErr w:type="spellStart"/>
      <w:r w:rsidRPr="00D81EC0">
        <w:rPr>
          <w:bCs/>
        </w:rPr>
        <w:t>copied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from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chapGPT</w:t>
      </w:r>
      <w:proofErr w:type="spellEnd"/>
      <w:r w:rsidRPr="00D81EC0">
        <w:rPr>
          <w:bCs/>
        </w:rPr>
        <w:t xml:space="preserve">). </w:t>
      </w:r>
      <w:proofErr w:type="spellStart"/>
      <w:r w:rsidRPr="00D81EC0">
        <w:rPr>
          <w:bCs/>
        </w:rPr>
        <w:t>Manuscripts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are</w:t>
      </w:r>
      <w:proofErr w:type="spellEnd"/>
      <w:r w:rsidRPr="00D81EC0">
        <w:rPr>
          <w:bCs/>
        </w:rPr>
        <w:t xml:space="preserve"> not </w:t>
      </w:r>
      <w:proofErr w:type="spellStart"/>
      <w:r w:rsidRPr="00D81EC0">
        <w:rPr>
          <w:bCs/>
        </w:rPr>
        <w:t>written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this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way</w:t>
      </w:r>
      <w:proofErr w:type="spellEnd"/>
      <w:r w:rsidRPr="00D81EC0">
        <w:rPr>
          <w:bCs/>
        </w:rPr>
        <w:t xml:space="preserve">, </w:t>
      </w:r>
      <w:proofErr w:type="spellStart"/>
      <w:r w:rsidRPr="00D81EC0">
        <w:rPr>
          <w:bCs/>
        </w:rPr>
        <w:t>have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you</w:t>
      </w:r>
      <w:proofErr w:type="spellEnd"/>
      <w:r w:rsidRPr="00D81EC0">
        <w:rPr>
          <w:bCs/>
        </w:rPr>
        <w:t xml:space="preserve"> ever </w:t>
      </w:r>
      <w:proofErr w:type="spellStart"/>
      <w:r w:rsidRPr="00D81EC0">
        <w:rPr>
          <w:bCs/>
        </w:rPr>
        <w:t>read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any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published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journal</w:t>
      </w:r>
      <w:proofErr w:type="spellEnd"/>
      <w:r w:rsidRPr="00D81EC0">
        <w:rPr>
          <w:bCs/>
        </w:rPr>
        <w:t xml:space="preserve"> </w:t>
      </w:r>
      <w:proofErr w:type="spellStart"/>
      <w:r w:rsidRPr="00D81EC0">
        <w:rPr>
          <w:bCs/>
        </w:rPr>
        <w:t>article</w:t>
      </w:r>
      <w:proofErr w:type="spellEnd"/>
      <w:r w:rsidRPr="00D81EC0">
        <w:rPr>
          <w:bCs/>
        </w:rPr>
        <w:t>?</w:t>
      </w:r>
    </w:p>
    <w:p w14:paraId="7FECD310" w14:textId="77777777" w:rsidR="00D81EC0" w:rsidRPr="00D81EC0" w:rsidRDefault="00D81EC0" w:rsidP="00D81EC0">
      <w:pPr>
        <w:widowControl w:val="0"/>
        <w:spacing w:before="240" w:after="240" w:line="240" w:lineRule="auto"/>
        <w:jc w:val="both"/>
        <w:rPr>
          <w:bCs/>
        </w:rPr>
      </w:pPr>
      <w:commentRangeStart w:id="23"/>
      <w:r w:rsidRPr="00D81EC0">
        <w:rPr>
          <w:bCs/>
        </w:rPr>
        <w:t xml:space="preserve">3.3. Development of web </w:t>
      </w:r>
      <w:proofErr w:type="spellStart"/>
      <w:proofErr w:type="gramStart"/>
      <w:r w:rsidRPr="00D81EC0">
        <w:rPr>
          <w:bCs/>
        </w:rPr>
        <w:t>tool</w:t>
      </w:r>
      <w:proofErr w:type="spellEnd"/>
      <w:r w:rsidRPr="00D81EC0">
        <w:rPr>
          <w:bCs/>
        </w:rPr>
        <w:t xml:space="preserve"> :</w:t>
      </w:r>
      <w:proofErr w:type="gramEnd"/>
      <w:r w:rsidRPr="00D81EC0">
        <w:rPr>
          <w:bCs/>
        </w:rPr>
        <w:t xml:space="preserve"> </w:t>
      </w:r>
      <w:commentRangeEnd w:id="23"/>
      <w:r w:rsidRPr="00D81EC0">
        <w:rPr>
          <w:bCs/>
        </w:rPr>
        <w:commentReference w:id="23"/>
      </w:r>
    </w:p>
    <w:p w14:paraId="5A7B8D70" w14:textId="77777777" w:rsidR="00D81EC0" w:rsidRDefault="00D81EC0"/>
    <w:p w14:paraId="4A4EBA82" w14:textId="77777777" w:rsidR="00D81EC0" w:rsidRDefault="00D81EC0"/>
    <w:p w14:paraId="7F0FCE89" w14:textId="45AB2C26" w:rsidR="00D81EC0" w:rsidRDefault="00D81EC0">
      <w:r>
        <w:t>11-</w:t>
      </w:r>
      <w:proofErr w:type="spellStart"/>
      <w:r w:rsidRPr="00D81EC0">
        <w:t>This</w:t>
      </w:r>
      <w:proofErr w:type="spellEnd"/>
      <w:r w:rsidRPr="00D81EC0">
        <w:t xml:space="preserve"> is </w:t>
      </w:r>
      <w:proofErr w:type="spellStart"/>
      <w:r w:rsidRPr="00D81EC0">
        <w:t>all</w:t>
      </w:r>
      <w:proofErr w:type="spellEnd"/>
      <w:r w:rsidRPr="00D81EC0">
        <w:t xml:space="preserve"> </w:t>
      </w:r>
      <w:proofErr w:type="spellStart"/>
      <w:r w:rsidRPr="00D81EC0">
        <w:t>useless</w:t>
      </w:r>
      <w:proofErr w:type="spellEnd"/>
      <w:r w:rsidRPr="00D81EC0">
        <w:t xml:space="preserve"> </w:t>
      </w:r>
      <w:proofErr w:type="spellStart"/>
      <w:r w:rsidRPr="00D81EC0">
        <w:t>text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 w:rsidRPr="00D81EC0">
        <w:t xml:space="preserve">, </w:t>
      </w:r>
      <w:proofErr w:type="spellStart"/>
      <w:r w:rsidRPr="00D81EC0">
        <w:t>make</w:t>
      </w:r>
      <w:proofErr w:type="spellEnd"/>
      <w:r w:rsidRPr="00D81EC0">
        <w:t xml:space="preserve"> it </w:t>
      </w:r>
      <w:proofErr w:type="spellStart"/>
      <w:r w:rsidRPr="00D81EC0">
        <w:t>precise</w:t>
      </w:r>
      <w:proofErr w:type="spellEnd"/>
      <w:r w:rsidRPr="00D81EC0">
        <w:t xml:space="preserve"> </w:t>
      </w:r>
      <w:proofErr w:type="spellStart"/>
      <w:r w:rsidRPr="00D81EC0">
        <w:t>and</w:t>
      </w:r>
      <w:proofErr w:type="spellEnd"/>
      <w:r w:rsidRPr="00D81EC0">
        <w:t xml:space="preserve"> </w:t>
      </w:r>
      <w:proofErr w:type="spellStart"/>
      <w:r w:rsidRPr="00D81EC0">
        <w:t>attractive</w:t>
      </w:r>
      <w:proofErr w:type="spellEnd"/>
      <w:r w:rsidRPr="00D81EC0">
        <w:t xml:space="preserve">. </w:t>
      </w:r>
      <w:proofErr w:type="spellStart"/>
      <w:r w:rsidRPr="00D81EC0">
        <w:t>Don't</w:t>
      </w:r>
      <w:proofErr w:type="spellEnd"/>
      <w:r w:rsidRPr="00D81EC0">
        <w:t xml:space="preserve"> </w:t>
      </w:r>
      <w:proofErr w:type="spellStart"/>
      <w:r w:rsidRPr="00D81EC0">
        <w:t>just</w:t>
      </w:r>
      <w:proofErr w:type="spellEnd"/>
      <w:r w:rsidRPr="00D81EC0">
        <w:t xml:space="preserve"> </w:t>
      </w:r>
      <w:proofErr w:type="spellStart"/>
      <w:r w:rsidRPr="00D81EC0">
        <w:t>randomly</w:t>
      </w:r>
      <w:proofErr w:type="spellEnd"/>
      <w:r w:rsidRPr="00D81EC0">
        <w:t> </w:t>
      </w:r>
      <w:proofErr w:type="spellStart"/>
      <w:r w:rsidRPr="00D81EC0">
        <w:t>copy</w:t>
      </w:r>
      <w:proofErr w:type="spellEnd"/>
      <w:r w:rsidRPr="00D81EC0">
        <w:t xml:space="preserve"> </w:t>
      </w:r>
      <w:proofErr w:type="spellStart"/>
      <w:r w:rsidRPr="00D81EC0">
        <w:t>from</w:t>
      </w:r>
      <w:proofErr w:type="spellEnd"/>
      <w:r w:rsidRPr="00D81EC0">
        <w:t xml:space="preserve"> </w:t>
      </w:r>
      <w:proofErr w:type="spellStart"/>
      <w:r w:rsidRPr="00D81EC0">
        <w:t>ChatGPT</w:t>
      </w:r>
      <w:proofErr w:type="spellEnd"/>
      <w:r w:rsidRPr="00D81EC0">
        <w:t xml:space="preserve"> </w:t>
      </w:r>
      <w:proofErr w:type="spellStart"/>
      <w:r w:rsidRPr="00D81EC0">
        <w:t>without</w:t>
      </w:r>
      <w:proofErr w:type="spellEnd"/>
      <w:r w:rsidRPr="00D81EC0">
        <w:t xml:space="preserve"> </w:t>
      </w:r>
      <w:proofErr w:type="spellStart"/>
      <w:r w:rsidRPr="00D81EC0">
        <w:t>even</w:t>
      </w:r>
      <w:proofErr w:type="spellEnd"/>
      <w:r w:rsidRPr="00D81EC0">
        <w:t xml:space="preserve"> </w:t>
      </w:r>
      <w:proofErr w:type="spellStart"/>
      <w:r w:rsidRPr="00D81EC0">
        <w:t>reading</w:t>
      </w:r>
      <w:proofErr w:type="spellEnd"/>
      <w:r w:rsidRPr="00D81EC0">
        <w:t xml:space="preserve"> </w:t>
      </w:r>
      <w:proofErr w:type="spellStart"/>
      <w:r w:rsidRPr="00D81EC0">
        <w:t>yourself</w:t>
      </w:r>
      <w:proofErr w:type="spellEnd"/>
      <w:r w:rsidRPr="00D81EC0">
        <w:t xml:space="preserve">. </w:t>
      </w:r>
      <w:proofErr w:type="spellStart"/>
      <w:r w:rsidRPr="00D81EC0">
        <w:t>Use</w:t>
      </w:r>
      <w:proofErr w:type="spellEnd"/>
      <w:r w:rsidRPr="00D81EC0">
        <w:t xml:space="preserve"> </w:t>
      </w:r>
      <w:proofErr w:type="spellStart"/>
      <w:r w:rsidRPr="00D81EC0">
        <w:t>ChatGPT</w:t>
      </w:r>
      <w:proofErr w:type="spellEnd"/>
      <w:r w:rsidRPr="00D81EC0">
        <w:t xml:space="preserve"> </w:t>
      </w:r>
      <w:proofErr w:type="spellStart"/>
      <w:r w:rsidRPr="00D81EC0">
        <w:t>only</w:t>
      </w:r>
      <w:proofErr w:type="spellEnd"/>
      <w:r w:rsidRPr="00D81EC0">
        <w:t xml:space="preserve"> </w:t>
      </w:r>
      <w:proofErr w:type="spellStart"/>
      <w:r w:rsidRPr="00D81EC0">
        <w:t>for</w:t>
      </w:r>
      <w:proofErr w:type="spellEnd"/>
      <w:r w:rsidRPr="00D81EC0">
        <w:t xml:space="preserve"> </w:t>
      </w:r>
      <w:proofErr w:type="spellStart"/>
      <w:r w:rsidRPr="00D81EC0">
        <w:t>improving</w:t>
      </w:r>
      <w:proofErr w:type="spellEnd"/>
      <w:r w:rsidRPr="00D81EC0">
        <w:t xml:space="preserve"> </w:t>
      </w:r>
      <w:proofErr w:type="spellStart"/>
      <w:r w:rsidRPr="00D81EC0">
        <w:t>your</w:t>
      </w:r>
      <w:proofErr w:type="spellEnd"/>
      <w:r w:rsidRPr="00D81EC0">
        <w:t xml:space="preserve"> </w:t>
      </w:r>
      <w:proofErr w:type="spellStart"/>
      <w:r w:rsidRPr="00D81EC0">
        <w:t>writeup</w:t>
      </w:r>
      <w:proofErr w:type="spellEnd"/>
      <w:r w:rsidRPr="00D81EC0">
        <w:t xml:space="preserve"> not </w:t>
      </w:r>
      <w:proofErr w:type="spellStart"/>
      <w:r w:rsidRPr="00D81EC0">
        <w:t>to</w:t>
      </w:r>
      <w:proofErr w:type="spellEnd"/>
      <w:r w:rsidRPr="00D81EC0">
        <w:t xml:space="preserve"> </w:t>
      </w:r>
      <w:proofErr w:type="spellStart"/>
      <w:r w:rsidRPr="00D81EC0">
        <w:t>generate</w:t>
      </w:r>
      <w:proofErr w:type="spellEnd"/>
      <w:r w:rsidRPr="00D81EC0">
        <w:t xml:space="preserve"> </w:t>
      </w:r>
      <w:proofErr w:type="spellStart"/>
      <w:r w:rsidRPr="00D81EC0">
        <w:t>write</w:t>
      </w:r>
      <w:proofErr w:type="spellEnd"/>
      <w:r w:rsidRPr="00D81EC0">
        <w:t xml:space="preserve"> </w:t>
      </w:r>
      <w:proofErr w:type="spellStart"/>
      <w:r w:rsidRPr="00D81EC0">
        <w:t>ups</w:t>
      </w:r>
      <w:proofErr w:type="spellEnd"/>
      <w:r w:rsidRPr="00D81EC0">
        <w:t xml:space="preserve"> </w:t>
      </w:r>
      <w:proofErr w:type="spellStart"/>
      <w:r w:rsidRPr="00D81EC0">
        <w:t>for</w:t>
      </w:r>
      <w:proofErr w:type="spellEnd"/>
      <w:r w:rsidRPr="00D81EC0">
        <w:t xml:space="preserve"> </w:t>
      </w:r>
      <w:proofErr w:type="spellStart"/>
      <w:r w:rsidRPr="00D81EC0">
        <w:t>you</w:t>
      </w:r>
      <w:proofErr w:type="spellEnd"/>
      <w:r w:rsidRPr="00D81EC0">
        <w:t>!</w:t>
      </w:r>
    </w:p>
    <w:p w14:paraId="425D086A" w14:textId="77777777" w:rsidR="00D81EC0" w:rsidRPr="00D81EC0" w:rsidRDefault="00D81EC0">
      <w:pPr>
        <w:rPr>
          <w:bCs/>
        </w:rPr>
      </w:pPr>
    </w:p>
    <w:p w14:paraId="0245FEEB" w14:textId="2226737E" w:rsidR="00D81EC0" w:rsidRPr="00D81EC0" w:rsidRDefault="00D81EC0" w:rsidP="00D81EC0">
      <w:pPr>
        <w:pStyle w:val="Heading4"/>
        <w:keepNext w:val="0"/>
        <w:keepLines w:val="0"/>
        <w:spacing w:before="240"/>
        <w:jc w:val="both"/>
        <w:rPr>
          <w:bCs/>
          <w:color w:val="000000"/>
        </w:rPr>
      </w:pPr>
      <w:proofErr w:type="spellStart"/>
      <w:r w:rsidRPr="00D81EC0">
        <w:rPr>
          <w:bCs/>
          <w:color w:val="000000"/>
        </w:rPr>
        <w:t>Seamless</w:t>
      </w:r>
      <w:proofErr w:type="spellEnd"/>
      <w:r w:rsidRPr="00D81EC0">
        <w:rPr>
          <w:bCs/>
          <w:color w:val="000000"/>
        </w:rPr>
        <w:t xml:space="preserve"> Integration </w:t>
      </w:r>
      <w:proofErr w:type="spellStart"/>
      <w:r w:rsidRPr="00D81EC0">
        <w:rPr>
          <w:bCs/>
          <w:color w:val="000000"/>
        </w:rPr>
        <w:t>with</w:t>
      </w:r>
      <w:proofErr w:type="spellEnd"/>
      <w:r w:rsidRPr="00D81EC0">
        <w:rPr>
          <w:bCs/>
          <w:color w:val="000000"/>
        </w:rPr>
        <w:t xml:space="preserve"> </w:t>
      </w:r>
      <w:proofErr w:type="spellStart"/>
      <w:r w:rsidRPr="00D81EC0">
        <w:rPr>
          <w:bCs/>
          <w:color w:val="000000"/>
        </w:rPr>
        <w:t>PharmacoProfiler</w:t>
      </w:r>
      <w:proofErr w:type="spellEnd"/>
      <w:r w:rsidRPr="00D81EC0">
        <w:rPr>
          <w:bCs/>
          <w:color w:val="000000"/>
        </w:rPr>
        <w:t xml:space="preserve"> Web Application</w:t>
      </w:r>
    </w:p>
    <w:p w14:paraId="7C206816" w14:textId="77777777" w:rsidR="00D81EC0" w:rsidRDefault="00D81EC0">
      <w:pPr>
        <w:rPr>
          <w:bCs/>
        </w:rPr>
      </w:pPr>
    </w:p>
    <w:p w14:paraId="22ABEAD3" w14:textId="77777777" w:rsidR="00D349EA" w:rsidRDefault="00D349EA">
      <w:pPr>
        <w:rPr>
          <w:bCs/>
        </w:rPr>
      </w:pPr>
    </w:p>
    <w:p w14:paraId="4A05BCCC" w14:textId="7CF1BB59" w:rsidR="00D349EA" w:rsidRDefault="00D349EA">
      <w:pPr>
        <w:rPr>
          <w:bCs/>
        </w:rPr>
      </w:pPr>
      <w:r>
        <w:rPr>
          <w:bCs/>
        </w:rPr>
        <w:t>12-</w:t>
      </w:r>
      <w:r w:rsidRPr="00D349EA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D349EA">
        <w:rPr>
          <w:bCs/>
        </w:rPr>
        <w:t>You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don't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need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to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write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what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researchers</w:t>
      </w:r>
      <w:proofErr w:type="spellEnd"/>
      <w:r w:rsidRPr="00D349EA">
        <w:rPr>
          <w:bCs/>
        </w:rPr>
        <w:t xml:space="preserve"> can do </w:t>
      </w:r>
      <w:proofErr w:type="spellStart"/>
      <w:r w:rsidRPr="00D349EA">
        <w:rPr>
          <w:bCs/>
        </w:rPr>
        <w:t>and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what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cannot</w:t>
      </w:r>
      <w:proofErr w:type="spellEnd"/>
      <w:r w:rsidRPr="00D349EA">
        <w:rPr>
          <w:bCs/>
        </w:rPr>
        <w:t xml:space="preserve">. Here </w:t>
      </w:r>
      <w:proofErr w:type="spellStart"/>
      <w:r w:rsidRPr="00D349EA">
        <w:rPr>
          <w:bCs/>
        </w:rPr>
        <w:t>you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need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to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describe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your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implemented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usecase</w:t>
      </w:r>
      <w:proofErr w:type="spellEnd"/>
      <w:r w:rsidRPr="00D349EA">
        <w:rPr>
          <w:bCs/>
        </w:rPr>
        <w:t xml:space="preserve">, </w:t>
      </w:r>
      <w:proofErr w:type="spellStart"/>
      <w:r w:rsidRPr="00D349EA">
        <w:rPr>
          <w:bCs/>
        </w:rPr>
        <w:t>what</w:t>
      </w:r>
      <w:proofErr w:type="spellEnd"/>
      <w:r w:rsidRPr="00D349EA">
        <w:rPr>
          <w:bCs/>
        </w:rPr>
        <w:t xml:space="preserve"> is </w:t>
      </w:r>
      <w:proofErr w:type="spellStart"/>
      <w:r w:rsidRPr="00D349EA">
        <w:rPr>
          <w:bCs/>
        </w:rPr>
        <w:t>the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usecase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and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discuss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important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results</w:t>
      </w:r>
      <w:proofErr w:type="spellEnd"/>
    </w:p>
    <w:p w14:paraId="2A9DADEC" w14:textId="77777777" w:rsidR="00D349EA" w:rsidRDefault="00D349EA">
      <w:pPr>
        <w:rPr>
          <w:bCs/>
        </w:rPr>
      </w:pPr>
    </w:p>
    <w:p w14:paraId="7B93EB02" w14:textId="77777777" w:rsidR="00D349EA" w:rsidRDefault="00D349EA" w:rsidP="00D349EA">
      <w:pPr>
        <w:widowControl w:val="0"/>
        <w:spacing w:before="240" w:after="240" w:line="240" w:lineRule="auto"/>
        <w:jc w:val="both"/>
      </w:pPr>
      <w:r>
        <w:rPr>
          <w:b/>
        </w:rPr>
        <w:t xml:space="preserve">Select </w:t>
      </w:r>
      <w:proofErr w:type="spellStart"/>
      <w:r>
        <w:rPr>
          <w:b/>
        </w:rPr>
        <w:t>Target</w:t>
      </w:r>
      <w:proofErr w:type="spellEnd"/>
      <w:r>
        <w:rPr>
          <w:b/>
        </w:rPr>
        <w:t xml:space="preserve"> Cell </w:t>
      </w:r>
      <w:proofErr w:type="spellStart"/>
      <w:r>
        <w:rPr>
          <w:b/>
        </w:rPr>
        <w:t>Lines</w:t>
      </w:r>
      <w:proofErr w:type="spellEnd"/>
      <w:r>
        <w:rPr>
          <w:b/>
        </w:rPr>
        <w:t>/</w:t>
      </w:r>
      <w:proofErr w:type="spellStart"/>
      <w:r>
        <w:rPr>
          <w:b/>
        </w:rPr>
        <w:t>Diseases</w:t>
      </w:r>
      <w:proofErr w:type="spellEnd"/>
      <w:r>
        <w:t xml:space="preserve">: </w:t>
      </w:r>
      <w:proofErr w:type="spellStart"/>
      <w:r>
        <w:t>Researchers</w:t>
      </w:r>
      <w:proofErr w:type="spellEnd"/>
      <w:r>
        <w:t xml:space="preserve"> can </w:t>
      </w:r>
      <w:proofErr w:type="spellStart"/>
      <w:r>
        <w:t>specify</w:t>
      </w:r>
      <w:proofErr w:type="spellEnd"/>
      <w:r>
        <w:t xml:space="preserve"> a panel of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they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can be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tissue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mutations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PharmacoProfiler</w:t>
      </w:r>
      <w:proofErr w:type="spellEnd"/>
      <w:r>
        <w:t>.</w:t>
      </w:r>
    </w:p>
    <w:p w14:paraId="14A750F7" w14:textId="77777777" w:rsidR="00D349EA" w:rsidRDefault="00D349EA">
      <w:pPr>
        <w:rPr>
          <w:bCs/>
        </w:rPr>
      </w:pPr>
    </w:p>
    <w:p w14:paraId="38863A93" w14:textId="77777777" w:rsidR="00D349EA" w:rsidRDefault="00D349EA">
      <w:pPr>
        <w:rPr>
          <w:bCs/>
        </w:rPr>
      </w:pPr>
    </w:p>
    <w:p w14:paraId="60CE2C31" w14:textId="52FC087E" w:rsidR="00D349EA" w:rsidRDefault="00D349EA">
      <w:pPr>
        <w:rPr>
          <w:bCs/>
        </w:rPr>
      </w:pPr>
      <w:r>
        <w:rPr>
          <w:bCs/>
        </w:rPr>
        <w:t>13-</w:t>
      </w:r>
      <w:r w:rsidRPr="00D349EA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D349EA">
        <w:rPr>
          <w:bCs/>
        </w:rPr>
        <w:t>Make</w:t>
      </w:r>
      <w:proofErr w:type="spellEnd"/>
      <w:r w:rsidRPr="00D349EA">
        <w:rPr>
          <w:bCs/>
        </w:rPr>
        <w:t xml:space="preserve"> it </w:t>
      </w:r>
      <w:proofErr w:type="spellStart"/>
      <w:r w:rsidRPr="00D349EA">
        <w:rPr>
          <w:bCs/>
        </w:rPr>
        <w:t>for</w:t>
      </w:r>
      <w:proofErr w:type="spellEnd"/>
      <w:r w:rsidRPr="00D349EA">
        <w:rPr>
          <w:bCs/>
        </w:rPr>
        <w:t xml:space="preserve"> top 10, top 20 is </w:t>
      </w:r>
      <w:proofErr w:type="spellStart"/>
      <w:proofErr w:type="gramStart"/>
      <w:r w:rsidRPr="00D349EA">
        <w:rPr>
          <w:bCs/>
        </w:rPr>
        <w:t>too</w:t>
      </w:r>
      <w:proofErr w:type="spellEnd"/>
      <w:r w:rsidRPr="00D349EA">
        <w:rPr>
          <w:bCs/>
        </w:rPr>
        <w:t xml:space="preserve">  </w:t>
      </w:r>
      <w:proofErr w:type="spellStart"/>
      <w:r w:rsidRPr="00D349EA">
        <w:rPr>
          <w:bCs/>
        </w:rPr>
        <w:t>much</w:t>
      </w:r>
      <w:proofErr w:type="spellEnd"/>
      <w:proofErr w:type="gramEnd"/>
      <w:r w:rsidRPr="00D349EA">
        <w:rPr>
          <w:bCs/>
        </w:rPr>
        <w:t xml:space="preserve">. </w:t>
      </w:r>
      <w:proofErr w:type="spellStart"/>
      <w:r w:rsidRPr="00D349EA">
        <w:rPr>
          <w:bCs/>
        </w:rPr>
        <w:t>And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write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the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story</w:t>
      </w:r>
      <w:proofErr w:type="spellEnd"/>
      <w:r w:rsidRPr="00D349EA">
        <w:rPr>
          <w:bCs/>
        </w:rPr>
        <w:t xml:space="preserve"> in </w:t>
      </w:r>
      <w:proofErr w:type="spellStart"/>
      <w:r w:rsidRPr="00D349EA">
        <w:rPr>
          <w:bCs/>
        </w:rPr>
        <w:t>such</w:t>
      </w:r>
      <w:proofErr w:type="spellEnd"/>
      <w:r w:rsidRPr="00D349EA">
        <w:rPr>
          <w:bCs/>
        </w:rPr>
        <w:t xml:space="preserve"> a </w:t>
      </w:r>
      <w:proofErr w:type="spellStart"/>
      <w:r w:rsidRPr="00D349EA">
        <w:rPr>
          <w:bCs/>
        </w:rPr>
        <w:t>way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that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you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obtained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these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results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using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Pharmacoprofiler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website</w:t>
      </w:r>
      <w:proofErr w:type="spellEnd"/>
      <w:r w:rsidRPr="00D349EA">
        <w:rPr>
          <w:bCs/>
        </w:rPr>
        <w:t xml:space="preserve"> (</w:t>
      </w:r>
      <w:proofErr w:type="spellStart"/>
      <w:r w:rsidRPr="00D349EA">
        <w:rPr>
          <w:bCs/>
        </w:rPr>
        <w:t>see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predict</w:t>
      </w:r>
      <w:proofErr w:type="spellEnd"/>
      <w:r w:rsidRPr="00D349EA">
        <w:rPr>
          <w:bCs/>
        </w:rPr>
        <w:t xml:space="preserve"> </w:t>
      </w:r>
      <w:proofErr w:type="spellStart"/>
      <w:r w:rsidRPr="00D349EA">
        <w:rPr>
          <w:bCs/>
        </w:rPr>
        <w:t>button</w:t>
      </w:r>
      <w:proofErr w:type="spellEnd"/>
      <w:r w:rsidRPr="00D349EA">
        <w:rPr>
          <w:bCs/>
        </w:rPr>
        <w:t xml:space="preserve"> at </w:t>
      </w:r>
      <w:hyperlink r:id="rId9" w:history="1">
        <w:r w:rsidRPr="002E45B9">
          <w:rPr>
            <w:rStyle w:val="Hyperlink"/>
            <w:bCs/>
          </w:rPr>
          <w:t>https://pharmacoprofiler.com/</w:t>
        </w:r>
      </w:hyperlink>
      <w:r w:rsidRPr="00D349EA">
        <w:rPr>
          <w:bCs/>
        </w:rPr>
        <w:t>)</w:t>
      </w:r>
    </w:p>
    <w:p w14:paraId="5E2AA367" w14:textId="77777777" w:rsidR="00D349EA" w:rsidRDefault="00D349EA">
      <w:pPr>
        <w:rPr>
          <w:bCs/>
        </w:rPr>
      </w:pPr>
    </w:p>
    <w:p w14:paraId="2921C4BA" w14:textId="77777777" w:rsidR="00D349EA" w:rsidRPr="0083416A" w:rsidRDefault="00D349EA" w:rsidP="00D349EA">
      <w:pPr>
        <w:widowControl w:val="0"/>
        <w:spacing w:before="240" w:after="240" w:line="240" w:lineRule="auto"/>
        <w:jc w:val="both"/>
        <w:rPr>
          <w:sz w:val="18"/>
          <w:szCs w:val="18"/>
          <w:rPrChange w:id="24" w:author="Ziaurrehman Tanoli" w:date="2025-08-25T14:03:00Z">
            <w:rPr/>
          </w:rPrChange>
        </w:rPr>
      </w:pPr>
      <w:proofErr w:type="spellStart"/>
      <w:proofErr w:type="gramStart"/>
      <w:r>
        <w:rPr>
          <w:b/>
          <w:sz w:val="18"/>
          <w:szCs w:val="18"/>
          <w:rPrChange w:id="25" w:author="Ziaurrehman Tanoli" w:date="2025-08-25T14:03:00Z">
            <w:rPr>
              <w:b/>
            </w:rPr>
          </w:rPrChange>
        </w:rPr>
        <w:t>Table</w:t>
      </w:r>
      <w:proofErr w:type="spellEnd"/>
      <w:r>
        <w:rPr>
          <w:b/>
          <w:sz w:val="18"/>
          <w:szCs w:val="18"/>
          <w:rPrChange w:id="26" w:author="Ziaurrehman Tanoli" w:date="2025-08-25T14:03:00Z">
            <w:rPr>
              <w:b/>
            </w:rPr>
          </w:rPrChange>
        </w:rPr>
        <w:t xml:space="preserve"> :</w:t>
      </w:r>
      <w:proofErr w:type="gramEnd"/>
      <w:r>
        <w:rPr>
          <w:b/>
          <w:sz w:val="18"/>
          <w:szCs w:val="18"/>
          <w:rPrChange w:id="27" w:author="Ziaurrehman Tanoli" w:date="2025-08-25T14:03:00Z">
            <w:rPr>
              <w:b/>
            </w:rPr>
          </w:rPrChange>
        </w:rPr>
        <w:t xml:space="preserve"> </w:t>
      </w:r>
      <w:r>
        <w:rPr>
          <w:sz w:val="18"/>
          <w:szCs w:val="18"/>
          <w:rPrChange w:id="28" w:author="Ziaurrehman Tanoli" w:date="2025-08-25T14:03:00Z">
            <w:rPr/>
          </w:rPrChange>
        </w:rPr>
        <w:t xml:space="preserve">Top 20 </w:t>
      </w:r>
      <w:proofErr w:type="spellStart"/>
      <w:r>
        <w:rPr>
          <w:sz w:val="18"/>
          <w:szCs w:val="18"/>
          <w:rPrChange w:id="29" w:author="Ziaurrehman Tanoli" w:date="2025-08-25T14:03:00Z">
            <w:rPr/>
          </w:rPrChange>
        </w:rPr>
        <w:t>results</w:t>
      </w:r>
      <w:proofErr w:type="spellEnd"/>
      <w:r>
        <w:rPr>
          <w:sz w:val="18"/>
          <w:szCs w:val="18"/>
          <w:rPrChange w:id="3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31" w:author="Ziaurrehman Tanoli" w:date="2025-08-25T14:03:00Z">
            <w:rPr/>
          </w:rPrChange>
        </w:rPr>
        <w:t>from</w:t>
      </w:r>
      <w:proofErr w:type="spellEnd"/>
      <w:r>
        <w:rPr>
          <w:sz w:val="18"/>
          <w:szCs w:val="18"/>
          <w:rPrChange w:id="32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33" w:author="Ziaurrehman Tanoli" w:date="2025-08-25T14:03:00Z">
            <w:rPr/>
          </w:rPrChange>
        </w:rPr>
        <w:t>predicted</w:t>
      </w:r>
      <w:proofErr w:type="spellEnd"/>
      <w:r>
        <w:rPr>
          <w:sz w:val="18"/>
          <w:szCs w:val="18"/>
          <w:rPrChange w:id="3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35" w:author="Ziaurrehman Tanoli" w:date="2025-08-25T14:03:00Z">
            <w:rPr/>
          </w:rPrChange>
        </w:rPr>
        <w:t>drug</w:t>
      </w:r>
      <w:proofErr w:type="spellEnd"/>
      <w:r>
        <w:rPr>
          <w:sz w:val="18"/>
          <w:szCs w:val="18"/>
          <w:rPrChange w:id="36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37" w:author="Ziaurrehman Tanoli" w:date="2025-08-25T14:03:00Z">
            <w:rPr/>
          </w:rPrChange>
        </w:rPr>
        <w:t>sensitivity</w:t>
      </w:r>
      <w:proofErr w:type="spellEnd"/>
      <w:r>
        <w:rPr>
          <w:sz w:val="18"/>
          <w:szCs w:val="18"/>
          <w:rPrChange w:id="38" w:author="Ziaurrehman Tanoli" w:date="2025-08-25T14:03:00Z">
            <w:rPr/>
          </w:rPrChange>
        </w:rPr>
        <w:t xml:space="preserve"> (</w:t>
      </w:r>
      <w:proofErr w:type="spellStart"/>
      <w:r>
        <w:rPr>
          <w:sz w:val="18"/>
          <w:szCs w:val="18"/>
          <w:rPrChange w:id="39" w:author="Ziaurrehman Tanoli" w:date="2025-08-25T14:03:00Z">
            <w:rPr/>
          </w:rPrChange>
        </w:rPr>
        <w:t>pIC</w:t>
      </w:r>
      <w:proofErr w:type="gramStart"/>
      <w:r>
        <w:rPr>
          <w:sz w:val="18"/>
          <w:szCs w:val="18"/>
          <w:rPrChange w:id="40" w:author="Ziaurrehman Tanoli" w:date="2025-08-25T14:03:00Z">
            <w:rPr/>
          </w:rPrChange>
        </w:rPr>
        <w:t>50</w:t>
      </w:r>
      <w:proofErr w:type="spellEnd"/>
      <w:r>
        <w:rPr>
          <w:sz w:val="18"/>
          <w:szCs w:val="18"/>
          <w:rPrChange w:id="41" w:author="Ziaurrehman Tanoli" w:date="2025-08-25T14:03:00Z">
            <w:rPr/>
          </w:rPrChange>
        </w:rPr>
        <w:t xml:space="preserve"> &gt;</w:t>
      </w:r>
      <w:proofErr w:type="gramEnd"/>
      <w:r>
        <w:rPr>
          <w:sz w:val="18"/>
          <w:szCs w:val="18"/>
          <w:rPrChange w:id="42" w:author="Ziaurrehman Tanoli" w:date="2025-08-25T14:03:00Z">
            <w:rPr/>
          </w:rPrChange>
        </w:rPr>
        <w:t xml:space="preserve"> 5) </w:t>
      </w:r>
      <w:proofErr w:type="spellStart"/>
      <w:r>
        <w:rPr>
          <w:sz w:val="18"/>
          <w:szCs w:val="18"/>
          <w:rPrChange w:id="43" w:author="Ziaurrehman Tanoli" w:date="2025-08-25T14:03:00Z">
            <w:rPr/>
          </w:rPrChange>
        </w:rPr>
        <w:t>for</w:t>
      </w:r>
      <w:proofErr w:type="spellEnd"/>
      <w:r>
        <w:rPr>
          <w:sz w:val="18"/>
          <w:szCs w:val="18"/>
          <w:rPrChange w:id="4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45" w:author="Ziaurrehman Tanoli" w:date="2025-08-25T14:03:00Z">
            <w:rPr/>
          </w:rPrChange>
        </w:rPr>
        <w:t>approved</w:t>
      </w:r>
      <w:proofErr w:type="spellEnd"/>
      <w:r>
        <w:rPr>
          <w:sz w:val="18"/>
          <w:szCs w:val="18"/>
          <w:rPrChange w:id="46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47" w:author="Ziaurrehman Tanoli" w:date="2025-08-25T14:03:00Z">
            <w:rPr/>
          </w:rPrChange>
        </w:rPr>
        <w:t>drugs</w:t>
      </w:r>
      <w:proofErr w:type="spellEnd"/>
      <w:r>
        <w:rPr>
          <w:sz w:val="18"/>
          <w:szCs w:val="18"/>
          <w:rPrChange w:id="48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49" w:author="Ziaurrehman Tanoli" w:date="2025-08-25T14:03:00Z">
            <w:rPr/>
          </w:rPrChange>
        </w:rPr>
        <w:t>across</w:t>
      </w:r>
      <w:proofErr w:type="spellEnd"/>
      <w:r>
        <w:rPr>
          <w:sz w:val="18"/>
          <w:szCs w:val="18"/>
          <w:rPrChange w:id="5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51" w:author="Ziaurrehman Tanoli" w:date="2025-08-25T14:03:00Z">
            <w:rPr/>
          </w:rPrChange>
        </w:rPr>
        <w:t>three</w:t>
      </w:r>
      <w:proofErr w:type="spellEnd"/>
      <w:r>
        <w:rPr>
          <w:sz w:val="18"/>
          <w:szCs w:val="18"/>
          <w:rPrChange w:id="52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53" w:author="Ziaurrehman Tanoli" w:date="2025-08-25T14:03:00Z">
            <w:rPr/>
          </w:rPrChange>
        </w:rPr>
        <w:t>major</w:t>
      </w:r>
      <w:proofErr w:type="spellEnd"/>
      <w:r>
        <w:rPr>
          <w:sz w:val="18"/>
          <w:szCs w:val="18"/>
          <w:rPrChange w:id="5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55" w:author="Ziaurrehman Tanoli" w:date="2025-08-25T14:03:00Z">
            <w:rPr/>
          </w:rPrChange>
        </w:rPr>
        <w:t>cancer</w:t>
      </w:r>
      <w:proofErr w:type="spellEnd"/>
      <w:r>
        <w:rPr>
          <w:sz w:val="18"/>
          <w:szCs w:val="18"/>
          <w:rPrChange w:id="56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57" w:author="Ziaurrehman Tanoli" w:date="2025-08-25T14:03:00Z">
            <w:rPr/>
          </w:rPrChange>
        </w:rPr>
        <w:t>cell</w:t>
      </w:r>
      <w:proofErr w:type="spellEnd"/>
      <w:r>
        <w:rPr>
          <w:sz w:val="18"/>
          <w:szCs w:val="18"/>
          <w:rPrChange w:id="58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59" w:author="Ziaurrehman Tanoli" w:date="2025-08-25T14:03:00Z">
            <w:rPr/>
          </w:rPrChange>
        </w:rPr>
        <w:t>line</w:t>
      </w:r>
      <w:proofErr w:type="spellEnd"/>
      <w:r>
        <w:rPr>
          <w:sz w:val="18"/>
          <w:szCs w:val="18"/>
          <w:rPrChange w:id="6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61" w:author="Ziaurrehman Tanoli" w:date="2025-08-25T14:03:00Z">
            <w:rPr/>
          </w:rPrChange>
        </w:rPr>
        <w:t>databases</w:t>
      </w:r>
      <w:proofErr w:type="spellEnd"/>
      <w:r>
        <w:rPr>
          <w:sz w:val="18"/>
          <w:szCs w:val="18"/>
          <w:rPrChange w:id="62" w:author="Ziaurrehman Tanoli" w:date="2025-08-25T14:03:00Z">
            <w:rPr/>
          </w:rPrChange>
        </w:rPr>
        <w:t xml:space="preserve">. </w:t>
      </w:r>
      <w:proofErr w:type="spellStart"/>
      <w:r>
        <w:rPr>
          <w:sz w:val="18"/>
          <w:szCs w:val="18"/>
          <w:rPrChange w:id="63" w:author="Ziaurrehman Tanoli" w:date="2025-08-25T14:03:00Z">
            <w:rPr/>
          </w:rPrChange>
        </w:rPr>
        <w:t>Trained</w:t>
      </w:r>
      <w:proofErr w:type="spellEnd"/>
      <w:r>
        <w:rPr>
          <w:sz w:val="18"/>
          <w:szCs w:val="18"/>
          <w:rPrChange w:id="64" w:author="Ziaurrehman Tanoli" w:date="2025-08-25T14:03:00Z">
            <w:rPr/>
          </w:rPrChange>
        </w:rPr>
        <w:t xml:space="preserve"> on </w:t>
      </w:r>
      <w:proofErr w:type="spellStart"/>
      <w:r>
        <w:rPr>
          <w:sz w:val="18"/>
          <w:szCs w:val="18"/>
          <w:rPrChange w:id="65" w:author="Ziaurrehman Tanoli" w:date="2025-08-25T14:03:00Z">
            <w:rPr/>
          </w:rPrChange>
        </w:rPr>
        <w:t>GDSC</w:t>
      </w:r>
      <w:proofErr w:type="spellEnd"/>
      <w:r>
        <w:rPr>
          <w:sz w:val="18"/>
          <w:szCs w:val="18"/>
          <w:rPrChange w:id="66" w:author="Ziaurrehman Tanoli" w:date="2025-08-25T14:03:00Z">
            <w:rPr/>
          </w:rPrChange>
        </w:rPr>
        <w:t xml:space="preserve"> </w:t>
      </w:r>
      <w:proofErr w:type="gramStart"/>
      <w:r>
        <w:rPr>
          <w:sz w:val="18"/>
          <w:szCs w:val="18"/>
          <w:rPrChange w:id="67" w:author="Ziaurrehman Tanoli" w:date="2025-08-25T14:03:00Z">
            <w:rPr/>
          </w:rPrChange>
        </w:rPr>
        <w:t>data</w:t>
      </w:r>
      <w:proofErr w:type="gramEnd"/>
      <w:r>
        <w:rPr>
          <w:sz w:val="18"/>
          <w:szCs w:val="18"/>
          <w:rPrChange w:id="68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69" w:author="Ziaurrehman Tanoli" w:date="2025-08-25T14:03:00Z">
            <w:rPr/>
          </w:rPrChange>
        </w:rPr>
        <w:t>and</w:t>
      </w:r>
      <w:proofErr w:type="spellEnd"/>
      <w:r>
        <w:rPr>
          <w:sz w:val="18"/>
          <w:szCs w:val="18"/>
          <w:rPrChange w:id="7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71" w:author="Ziaurrehman Tanoli" w:date="2025-08-25T14:03:00Z">
            <w:rPr/>
          </w:rPrChange>
        </w:rPr>
        <w:t>validated</w:t>
      </w:r>
      <w:proofErr w:type="spellEnd"/>
      <w:r>
        <w:rPr>
          <w:sz w:val="18"/>
          <w:szCs w:val="18"/>
          <w:rPrChange w:id="72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73" w:author="Ziaurrehman Tanoli" w:date="2025-08-25T14:03:00Z">
            <w:rPr/>
          </w:rPrChange>
        </w:rPr>
        <w:t>against</w:t>
      </w:r>
      <w:proofErr w:type="spellEnd"/>
      <w:r>
        <w:rPr>
          <w:sz w:val="18"/>
          <w:szCs w:val="18"/>
          <w:rPrChange w:id="7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75" w:author="Ziaurrehman Tanoli" w:date="2025-08-25T14:03:00Z">
            <w:rPr/>
          </w:rPrChange>
        </w:rPr>
        <w:t>GDSC</w:t>
      </w:r>
      <w:proofErr w:type="spellEnd"/>
      <w:r>
        <w:rPr>
          <w:sz w:val="18"/>
          <w:szCs w:val="18"/>
          <w:rPrChange w:id="76" w:author="Ziaurrehman Tanoli" w:date="2025-08-25T14:03:00Z">
            <w:rPr/>
          </w:rPrChange>
        </w:rPr>
        <w:t xml:space="preserve">, </w:t>
      </w:r>
      <w:proofErr w:type="spellStart"/>
      <w:r>
        <w:rPr>
          <w:sz w:val="18"/>
          <w:szCs w:val="18"/>
          <w:rPrChange w:id="77" w:author="Ziaurrehman Tanoli" w:date="2025-08-25T14:03:00Z">
            <w:rPr/>
          </w:rPrChange>
        </w:rPr>
        <w:t>CCLE</w:t>
      </w:r>
      <w:proofErr w:type="spellEnd"/>
      <w:r>
        <w:rPr>
          <w:sz w:val="18"/>
          <w:szCs w:val="18"/>
          <w:rPrChange w:id="78" w:author="Ziaurrehman Tanoli" w:date="2025-08-25T14:03:00Z">
            <w:rPr/>
          </w:rPrChange>
        </w:rPr>
        <w:t xml:space="preserve">, </w:t>
      </w:r>
      <w:proofErr w:type="spellStart"/>
      <w:r>
        <w:rPr>
          <w:sz w:val="18"/>
          <w:szCs w:val="18"/>
          <w:rPrChange w:id="79" w:author="Ziaurrehman Tanoli" w:date="2025-08-25T14:03:00Z">
            <w:rPr/>
          </w:rPrChange>
        </w:rPr>
        <w:t>and</w:t>
      </w:r>
      <w:proofErr w:type="spellEnd"/>
      <w:r>
        <w:rPr>
          <w:sz w:val="18"/>
          <w:szCs w:val="18"/>
          <w:rPrChange w:id="8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81" w:author="Ziaurrehman Tanoli" w:date="2025-08-25T14:03:00Z">
            <w:rPr/>
          </w:rPrChange>
        </w:rPr>
        <w:t>NCI</w:t>
      </w:r>
      <w:proofErr w:type="spellEnd"/>
      <w:r>
        <w:rPr>
          <w:sz w:val="18"/>
          <w:szCs w:val="18"/>
          <w:rPrChange w:id="82" w:author="Ziaurrehman Tanoli" w:date="2025-08-25T14:03:00Z">
            <w:rPr/>
          </w:rPrChange>
        </w:rPr>
        <w:t xml:space="preserve">-60 </w:t>
      </w:r>
      <w:proofErr w:type="spellStart"/>
      <w:r>
        <w:rPr>
          <w:sz w:val="18"/>
          <w:szCs w:val="18"/>
          <w:rPrChange w:id="83" w:author="Ziaurrehman Tanoli" w:date="2025-08-25T14:03:00Z">
            <w:rPr/>
          </w:rPrChange>
        </w:rPr>
        <w:t>omics</w:t>
      </w:r>
      <w:proofErr w:type="spellEnd"/>
      <w:r>
        <w:rPr>
          <w:sz w:val="18"/>
          <w:szCs w:val="18"/>
          <w:rPrChange w:id="8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85" w:author="Ziaurrehman Tanoli" w:date="2025-08-25T14:03:00Z">
            <w:rPr/>
          </w:rPrChange>
        </w:rPr>
        <w:t>profiles</w:t>
      </w:r>
      <w:proofErr w:type="spellEnd"/>
      <w:r>
        <w:rPr>
          <w:sz w:val="18"/>
          <w:szCs w:val="18"/>
          <w:rPrChange w:id="86" w:author="Ziaurrehman Tanoli" w:date="2025-08-25T14:03:00Z">
            <w:rPr/>
          </w:rPrChange>
        </w:rPr>
        <w:t xml:space="preserve">. </w:t>
      </w:r>
      <w:proofErr w:type="spellStart"/>
      <w:r>
        <w:rPr>
          <w:sz w:val="18"/>
          <w:szCs w:val="18"/>
          <w:rPrChange w:id="87" w:author="Ziaurrehman Tanoli" w:date="2025-08-25T14:03:00Z">
            <w:rPr/>
          </w:rPrChange>
        </w:rPr>
        <w:t>Includes</w:t>
      </w:r>
      <w:proofErr w:type="spellEnd"/>
      <w:r>
        <w:rPr>
          <w:sz w:val="18"/>
          <w:szCs w:val="18"/>
          <w:rPrChange w:id="88" w:author="Ziaurrehman Tanoli" w:date="2025-08-25T14:03:00Z">
            <w:rPr/>
          </w:rPrChange>
        </w:rPr>
        <w:t xml:space="preserve"> 477,621 </w:t>
      </w:r>
      <w:proofErr w:type="spellStart"/>
      <w:r>
        <w:rPr>
          <w:sz w:val="18"/>
          <w:szCs w:val="18"/>
          <w:rPrChange w:id="89" w:author="Ziaurrehman Tanoli" w:date="2025-08-25T14:03:00Z">
            <w:rPr/>
          </w:rPrChange>
        </w:rPr>
        <w:t>high-confidence</w:t>
      </w:r>
      <w:proofErr w:type="spellEnd"/>
      <w:r>
        <w:rPr>
          <w:sz w:val="18"/>
          <w:szCs w:val="18"/>
          <w:rPrChange w:id="90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91" w:author="Ziaurrehman Tanoli" w:date="2025-08-25T14:03:00Z">
            <w:rPr/>
          </w:rPrChange>
        </w:rPr>
        <w:t>predictions</w:t>
      </w:r>
      <w:proofErr w:type="spellEnd"/>
      <w:r>
        <w:rPr>
          <w:sz w:val="18"/>
          <w:szCs w:val="18"/>
          <w:rPrChange w:id="92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93" w:author="Ziaurrehman Tanoli" w:date="2025-08-25T14:03:00Z">
            <w:rPr/>
          </w:rPrChange>
        </w:rPr>
        <w:t>meeting</w:t>
      </w:r>
      <w:proofErr w:type="spellEnd"/>
      <w:r>
        <w:rPr>
          <w:sz w:val="18"/>
          <w:szCs w:val="18"/>
          <w:rPrChange w:id="94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95" w:author="Ziaurrehman Tanoli" w:date="2025-08-25T14:03:00Z">
            <w:rPr/>
          </w:rPrChange>
        </w:rPr>
        <w:t>the</w:t>
      </w:r>
      <w:proofErr w:type="spellEnd"/>
      <w:r>
        <w:rPr>
          <w:sz w:val="18"/>
          <w:szCs w:val="18"/>
          <w:rPrChange w:id="96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97" w:author="Ziaurrehman Tanoli" w:date="2025-08-25T14:03:00Z">
            <w:rPr/>
          </w:rPrChange>
        </w:rPr>
        <w:t>pIC50</w:t>
      </w:r>
      <w:proofErr w:type="spellEnd"/>
      <w:r>
        <w:rPr>
          <w:sz w:val="18"/>
          <w:szCs w:val="18"/>
          <w:rPrChange w:id="98" w:author="Ziaurrehman Tanoli" w:date="2025-08-25T14:03:00Z">
            <w:rPr/>
          </w:rPrChange>
        </w:rPr>
        <w:t xml:space="preserve"> </w:t>
      </w:r>
      <w:proofErr w:type="spellStart"/>
      <w:r>
        <w:rPr>
          <w:sz w:val="18"/>
          <w:szCs w:val="18"/>
          <w:rPrChange w:id="99" w:author="Ziaurrehman Tanoli" w:date="2025-08-25T14:03:00Z">
            <w:rPr/>
          </w:rPrChange>
        </w:rPr>
        <w:t>threshold</w:t>
      </w:r>
      <w:proofErr w:type="spellEnd"/>
      <w:r>
        <w:rPr>
          <w:sz w:val="18"/>
          <w:szCs w:val="18"/>
          <w:rPrChange w:id="100" w:author="Ziaurrehman Tanoli" w:date="2025-08-25T14:03:00Z">
            <w:rPr/>
          </w:rPrChange>
        </w:rPr>
        <w:t>.</w:t>
      </w:r>
    </w:p>
    <w:p w14:paraId="55A80056" w14:textId="1C4D3FFD" w:rsidR="00D349EA" w:rsidRPr="00D81EC0" w:rsidRDefault="00950B7C">
      <w:pPr>
        <w:rPr>
          <w:bCs/>
        </w:rPr>
      </w:pPr>
      <w:r>
        <w:rPr>
          <w:bCs/>
        </w:rPr>
        <w:t>–––––––</w:t>
      </w:r>
    </w:p>
    <w:sectPr w:rsidR="00D349EA" w:rsidRPr="00D81EC0" w:rsidSect="00093680">
      <w:pgSz w:w="11907" w:h="16840" w:code="9"/>
      <w:pgMar w:top="1701" w:right="1418" w:bottom="1701" w:left="2268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mut Onur Özcan" w:date="2025-08-06T12:47:00Z" w:initials="">
    <w:p w14:paraId="0770FBC9" w14:textId="77777777" w:rsidR="00C948F2" w:rsidRDefault="00C948F2" w:rsidP="00C94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 just put the ones passed quality control according to dataset metadata in https://discover.nci.nih.gov/cellminer/datasets.do</w:t>
      </w:r>
    </w:p>
  </w:comment>
  <w:comment w:id="1" w:author="Ziaurrehman Tanoli" w:date="2025-08-25T12:55:00Z" w:initials="">
    <w:p w14:paraId="1477F31D" w14:textId="77777777" w:rsidR="00C948F2" w:rsidRDefault="00C948F2" w:rsidP="00C94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So then specifically mention that NCI-60 originally have 48000 but only 20,000 fullfill the criteria X [citation]</w:t>
      </w:r>
    </w:p>
  </w:comment>
  <w:comment w:id="3" w:author="Ziaurrehman Tanoli" w:date="2025-08-25T13:05:00Z" w:initials="">
    <w:p w14:paraId="71A10CE9" w14:textId="77777777" w:rsidR="00C948F2" w:rsidRDefault="00C948F2" w:rsidP="00C94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atleast 1-2 sentences on these 4 DBs on how these DBs have actually tackled integration challenges with proper citations wherever needed. In next paragraph introduce Phamacoprofiler by writing main novelities</w:t>
      </w:r>
    </w:p>
  </w:comment>
  <w:comment w:id="2" w:author="Ziaurrehman Tanoli" w:date="2025-08-25T13:09:00Z" w:initials="">
    <w:p w14:paraId="4A794DD1" w14:textId="77777777" w:rsidR="00C948F2" w:rsidRDefault="00C948F2" w:rsidP="00C94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should come in next paragraphs first discuss in detail about 4 mentioned DBs</w:t>
      </w:r>
    </w:p>
  </w:comment>
  <w:comment w:id="17" w:author="Ziaurrehman Tanoli" w:date="2025-08-25T13:07:00Z" w:initials="">
    <w:p w14:paraId="4BAF09AD" w14:textId="77777777" w:rsidR="00C948F2" w:rsidRDefault="00C948F2" w:rsidP="00C94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Don't you think this paragraph looks odd here and also includes repeated text. Rephrase it and fit it in context of previous paragraph where you introduced GDSC, DepMap, PharmacoDB, CellMine</w:t>
      </w:r>
    </w:p>
  </w:comment>
  <w:comment w:id="18" w:author="Ziaurrehman Tanoli" w:date="2025-08-25T13:49:00Z" w:initials="">
    <w:p w14:paraId="4CF7A231" w14:textId="77777777" w:rsidR="006A34B3" w:rsidRDefault="006A34B3" w:rsidP="006A34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Write GDSC1 and GDSC 2 separately</w:t>
      </w:r>
    </w:p>
  </w:comment>
  <w:comment w:id="19" w:author="Ziaurrehman Tanoli" w:date="2025-06-18T16:46:00Z" w:initials="">
    <w:p w14:paraId="3B727F1E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how?</w:t>
      </w:r>
    </w:p>
  </w:comment>
  <w:comment w:id="20" w:author="Ziaurrehman Tanoli" w:date="2025-06-18T16:47:00Z" w:initials="">
    <w:p w14:paraId="3283736C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which identifiers?</w:t>
      </w:r>
    </w:p>
  </w:comment>
  <w:comment w:id="21" w:author="Ziaurrehman Tanoli" w:date="2025-08-11T12:51:00Z" w:initials="">
    <w:p w14:paraId="77EFC1AF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This comment is unaddressed since June 18! </w:t>
      </w:r>
    </w:p>
    <w:p w14:paraId="43E65368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Come on do it finally, its been two months now.</w:t>
      </w:r>
    </w:p>
  </w:comment>
  <w:comment w:id="22" w:author="Ziaurrehman Tanoli" w:date="2025-08-25T13:51:00Z" w:initials="">
    <w:p w14:paraId="4EC6C7D6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Improve writeup of this section, currently its written poorly</w:t>
      </w:r>
    </w:p>
  </w:comment>
  <w:comment w:id="23" w:author="Ziaurrehman Tanoli" w:date="2025-06-16T11:33:00Z" w:initials="">
    <w:p w14:paraId="3B69FF14" w14:textId="77777777" w:rsidR="00D81EC0" w:rsidRDefault="00D81EC0" w:rsidP="00D81E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 can write this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70FBC9" w15:done="0"/>
  <w15:commentEx w15:paraId="1477F31D" w15:done="0"/>
  <w15:commentEx w15:paraId="71A10CE9" w15:done="0"/>
  <w15:commentEx w15:paraId="4A794DD1" w15:done="0"/>
  <w15:commentEx w15:paraId="4BAF09AD" w15:done="0"/>
  <w15:commentEx w15:paraId="4CF7A231" w15:done="0"/>
  <w15:commentEx w15:paraId="3B727F1E" w15:done="0"/>
  <w15:commentEx w15:paraId="3283736C" w15:done="0"/>
  <w15:commentEx w15:paraId="43E65368" w15:done="0"/>
  <w15:commentEx w15:paraId="4EC6C7D6" w15:done="0"/>
  <w15:commentEx w15:paraId="3B69FF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70FBC9" w16cid:durableId="59F40228"/>
  <w16cid:commentId w16cid:paraId="1477F31D" w16cid:durableId="63FAB611"/>
  <w16cid:commentId w16cid:paraId="71A10CE9" w16cid:durableId="7D995D96"/>
  <w16cid:commentId w16cid:paraId="4A794DD1" w16cid:durableId="35CEE408"/>
  <w16cid:commentId w16cid:paraId="4BAF09AD" w16cid:durableId="144C06A8"/>
  <w16cid:commentId w16cid:paraId="4CF7A231" w16cid:durableId="197E2000"/>
  <w16cid:commentId w16cid:paraId="3B727F1E" w16cid:durableId="57A9E09A"/>
  <w16cid:commentId w16cid:paraId="3283736C" w16cid:durableId="2CA09703"/>
  <w16cid:commentId w16cid:paraId="43E65368" w16cid:durableId="7D3FA5FC"/>
  <w16cid:commentId w16cid:paraId="4EC6C7D6" w16cid:durableId="47D37069"/>
  <w16cid:commentId w16cid:paraId="3B69FF14" w16cid:durableId="3A5045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905F1"/>
    <w:multiLevelType w:val="multilevel"/>
    <w:tmpl w:val="473EA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99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F2"/>
    <w:rsid w:val="00093680"/>
    <w:rsid w:val="00127D44"/>
    <w:rsid w:val="002B4CDD"/>
    <w:rsid w:val="0035065A"/>
    <w:rsid w:val="004C1703"/>
    <w:rsid w:val="006A34B3"/>
    <w:rsid w:val="00933E8F"/>
    <w:rsid w:val="00950B7C"/>
    <w:rsid w:val="009D57A0"/>
    <w:rsid w:val="00C53A4B"/>
    <w:rsid w:val="00C948F2"/>
    <w:rsid w:val="00D2366E"/>
    <w:rsid w:val="00D349EA"/>
    <w:rsid w:val="00D81EC0"/>
    <w:rsid w:val="00D901B1"/>
    <w:rsid w:val="00DE70E8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E5D7"/>
  <w15:chartTrackingRefBased/>
  <w15:docId w15:val="{ECBAE353-1E86-41BE-A709-F1406C83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F2"/>
    <w:pPr>
      <w:spacing w:after="0" w:line="276" w:lineRule="auto"/>
    </w:pPr>
    <w:rPr>
      <w:rFonts w:ascii="Arial" w:eastAsia="Arial" w:hAnsi="Arial" w:cs="Arial"/>
      <w:lang w:val="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hyperlink" Target="https://discover.nci.nih.gov/cellminer/datasets.d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harmacoprofil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Onur Ozcan</dc:creator>
  <cp:keywords/>
  <dc:description/>
  <cp:lastModifiedBy>Umut Onur Ozcan</cp:lastModifiedBy>
  <cp:revision>3</cp:revision>
  <cp:lastPrinted>2025-08-27T12:36:00Z</cp:lastPrinted>
  <dcterms:created xsi:type="dcterms:W3CDTF">2025-08-26T11:10:00Z</dcterms:created>
  <dcterms:modified xsi:type="dcterms:W3CDTF">2025-09-05T11:20:00Z</dcterms:modified>
</cp:coreProperties>
</file>